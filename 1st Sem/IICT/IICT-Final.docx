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50A2" w:rsidRDefault="00C550A2">
      <w:pPr>
        <w:pStyle w:val="normal0"/>
        <w:widowControl w:val="0"/>
        <w:rPr>
          <w:sz w:val="24"/>
          <w:szCs w:val="24"/>
        </w:rPr>
      </w:pPr>
    </w:p>
    <w:p w:rsidR="00C550A2" w:rsidRDefault="00C550A2">
      <w:pPr>
        <w:pStyle w:val="normal0"/>
        <w:widowControl w:val="0"/>
        <w:rPr>
          <w:sz w:val="24"/>
          <w:szCs w:val="24"/>
        </w:rPr>
      </w:pPr>
    </w:p>
    <w:tbl>
      <w:tblPr>
        <w:tblStyle w:val="a"/>
        <w:tblW w:w="107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093"/>
        <w:gridCol w:w="1594"/>
        <w:gridCol w:w="4056"/>
        <w:gridCol w:w="1545"/>
        <w:gridCol w:w="1450"/>
      </w:tblGrid>
      <w:tr w:rsidR="00C550A2">
        <w:trPr>
          <w:trHeight w:val="498"/>
          <w:jc w:val="center"/>
        </w:trPr>
        <w:tc>
          <w:tcPr>
            <w:tcW w:w="10738" w:type="dxa"/>
            <w:gridSpan w:val="5"/>
            <w:tcBorders>
              <w:top w:val="nil"/>
              <w:left w:val="nil"/>
              <w:bottom w:val="single" w:sz="4" w:space="0" w:color="000000"/>
              <w:right w:val="nil"/>
            </w:tcBorders>
          </w:tcPr>
          <w:p w:rsidR="00C550A2" w:rsidRDefault="00CD0184">
            <w:pPr>
              <w:pStyle w:val="normal0"/>
              <w:jc w:val="center"/>
              <w:rPr>
                <w:b/>
                <w:sz w:val="24"/>
                <w:szCs w:val="24"/>
              </w:rPr>
            </w:pPr>
            <w:r>
              <w:rPr>
                <w:b/>
                <w:sz w:val="24"/>
                <w:szCs w:val="24"/>
              </w:rPr>
              <w:t>National University of Computer and Emerging Sciences, Lahore Campus</w:t>
            </w:r>
          </w:p>
          <w:p w:rsidR="00C550A2" w:rsidRDefault="00C550A2">
            <w:pPr>
              <w:pStyle w:val="normal0"/>
              <w:jc w:val="center"/>
              <w:rPr>
                <w:sz w:val="24"/>
                <w:szCs w:val="24"/>
              </w:rPr>
            </w:pPr>
          </w:p>
        </w:tc>
      </w:tr>
      <w:tr w:rsidR="00C550A2">
        <w:trPr>
          <w:trHeight w:val="267"/>
          <w:jc w:val="center"/>
        </w:trPr>
        <w:tc>
          <w:tcPr>
            <w:tcW w:w="2093" w:type="dxa"/>
            <w:vMerge w:val="restart"/>
            <w:tcBorders>
              <w:top w:val="single" w:sz="4" w:space="0" w:color="000000"/>
              <w:left w:val="single" w:sz="4" w:space="0" w:color="000000"/>
              <w:bottom w:val="single" w:sz="4" w:space="0" w:color="000000"/>
              <w:right w:val="single" w:sz="4" w:space="0" w:color="000000"/>
            </w:tcBorders>
          </w:tcPr>
          <w:p w:rsidR="00C550A2" w:rsidRDefault="00CD0184">
            <w:pPr>
              <w:pStyle w:val="normal0"/>
              <w:rPr>
                <w:sz w:val="24"/>
                <w:szCs w:val="24"/>
              </w:rPr>
            </w:pPr>
            <w:r>
              <w:rPr>
                <w:noProof/>
                <w:sz w:val="24"/>
                <w:szCs w:val="24"/>
                <w:lang w:val="en-US"/>
              </w:rPr>
              <w:drawing>
                <wp:inline distT="0" distB="0" distL="0" distR="0">
                  <wp:extent cx="986503" cy="978012"/>
                  <wp:effectExtent l="0" t="0" r="0" b="0"/>
                  <wp:docPr id="1" name="image7.jpg" descr="C:\Users\saif\AppData\Local\Microsoft\Windows\Temporary Internet Files\Content.Word\final design.jpg"/>
                  <wp:cNvGraphicFramePr/>
                  <a:graphic xmlns:a="http://schemas.openxmlformats.org/drawingml/2006/main">
                    <a:graphicData uri="http://schemas.openxmlformats.org/drawingml/2006/picture">
                      <pic:pic xmlns:pic="http://schemas.openxmlformats.org/drawingml/2006/picture">
                        <pic:nvPicPr>
                          <pic:cNvPr id="0" name="image7.jpg" descr="C:\Users\saif\AppData\Local\Microsoft\Windows\Temporary Internet Files\Content.Word\final design.jpg"/>
                          <pic:cNvPicPr preferRelativeResize="0"/>
                        </pic:nvPicPr>
                        <pic:blipFill>
                          <a:blip r:embed="rId7" cstate="print"/>
                          <a:srcRect/>
                          <a:stretch>
                            <a:fillRect/>
                          </a:stretch>
                        </pic:blipFill>
                        <pic:spPr>
                          <a:xfrm>
                            <a:off x="0" y="0"/>
                            <a:ext cx="986503" cy="978012"/>
                          </a:xfrm>
                          <a:prstGeom prst="rect">
                            <a:avLst/>
                          </a:prstGeom>
                          <a:ln/>
                        </pic:spPr>
                      </pic:pic>
                    </a:graphicData>
                  </a:graphic>
                </wp:inline>
              </w:drawing>
            </w:r>
          </w:p>
        </w:tc>
        <w:tc>
          <w:tcPr>
            <w:tcW w:w="1594" w:type="dxa"/>
            <w:tcBorders>
              <w:top w:val="single" w:sz="4" w:space="0" w:color="000000"/>
              <w:left w:val="single" w:sz="4" w:space="0" w:color="000000"/>
              <w:bottom w:val="dotted" w:sz="4" w:space="0" w:color="000000"/>
              <w:right w:val="single" w:sz="4" w:space="0" w:color="000000"/>
            </w:tcBorders>
          </w:tcPr>
          <w:p w:rsidR="00C550A2" w:rsidRDefault="00CD0184">
            <w:pPr>
              <w:pStyle w:val="normal0"/>
              <w:rPr>
                <w:b/>
                <w:sz w:val="24"/>
                <w:szCs w:val="24"/>
              </w:rPr>
            </w:pPr>
            <w:r>
              <w:rPr>
                <w:b/>
                <w:sz w:val="24"/>
                <w:szCs w:val="24"/>
              </w:rPr>
              <w:t>Course Name:</w:t>
            </w:r>
          </w:p>
        </w:tc>
        <w:tc>
          <w:tcPr>
            <w:tcW w:w="4056" w:type="dxa"/>
            <w:tcBorders>
              <w:top w:val="single" w:sz="4" w:space="0" w:color="000000"/>
              <w:left w:val="single" w:sz="4" w:space="0" w:color="000000"/>
              <w:bottom w:val="dotted" w:sz="4" w:space="0" w:color="000000"/>
              <w:right w:val="single" w:sz="4" w:space="0" w:color="000000"/>
            </w:tcBorders>
            <w:vAlign w:val="bottom"/>
          </w:tcPr>
          <w:p w:rsidR="00C550A2" w:rsidRDefault="00CD0184">
            <w:pPr>
              <w:pStyle w:val="normal0"/>
              <w:rPr>
                <w:b/>
                <w:sz w:val="24"/>
                <w:szCs w:val="24"/>
              </w:rPr>
            </w:pPr>
            <w:r>
              <w:rPr>
                <w:b/>
                <w:sz w:val="24"/>
                <w:szCs w:val="24"/>
              </w:rPr>
              <w:t>Introduction to Information and Communication Technologies</w:t>
            </w:r>
          </w:p>
        </w:tc>
        <w:tc>
          <w:tcPr>
            <w:tcW w:w="1545" w:type="dxa"/>
            <w:tcBorders>
              <w:top w:val="single" w:sz="4" w:space="0" w:color="000000"/>
              <w:left w:val="single" w:sz="4" w:space="0" w:color="000000"/>
              <w:bottom w:val="dotted" w:sz="4" w:space="0" w:color="000000"/>
              <w:right w:val="single" w:sz="4" w:space="0" w:color="000000"/>
            </w:tcBorders>
            <w:vAlign w:val="bottom"/>
          </w:tcPr>
          <w:p w:rsidR="00C550A2" w:rsidRDefault="00CD0184">
            <w:pPr>
              <w:pStyle w:val="normal0"/>
              <w:jc w:val="both"/>
              <w:rPr>
                <w:b/>
                <w:sz w:val="24"/>
                <w:szCs w:val="24"/>
              </w:rPr>
            </w:pPr>
            <w:r>
              <w:rPr>
                <w:b/>
                <w:sz w:val="24"/>
                <w:szCs w:val="24"/>
              </w:rPr>
              <w:t>Course Code:</w:t>
            </w:r>
          </w:p>
        </w:tc>
        <w:tc>
          <w:tcPr>
            <w:tcW w:w="1450" w:type="dxa"/>
            <w:tcBorders>
              <w:top w:val="single" w:sz="4" w:space="0" w:color="000000"/>
              <w:left w:val="single" w:sz="4" w:space="0" w:color="000000"/>
              <w:bottom w:val="dotted" w:sz="4" w:space="0" w:color="000000"/>
              <w:right w:val="single" w:sz="4" w:space="0" w:color="000000"/>
            </w:tcBorders>
            <w:vAlign w:val="bottom"/>
          </w:tcPr>
          <w:p w:rsidR="00C550A2" w:rsidRDefault="00CD0184">
            <w:pPr>
              <w:pStyle w:val="normal0"/>
              <w:jc w:val="both"/>
              <w:rPr>
                <w:b/>
                <w:sz w:val="24"/>
                <w:szCs w:val="24"/>
              </w:rPr>
            </w:pPr>
            <w:r>
              <w:rPr>
                <w:b/>
                <w:sz w:val="24"/>
                <w:szCs w:val="24"/>
              </w:rPr>
              <w:t>CL117</w:t>
            </w:r>
          </w:p>
        </w:tc>
      </w:tr>
      <w:tr w:rsidR="00C550A2">
        <w:trPr>
          <w:trHeight w:val="281"/>
          <w:jc w:val="center"/>
        </w:trPr>
        <w:tc>
          <w:tcPr>
            <w:tcW w:w="2093" w:type="dxa"/>
            <w:vMerge/>
            <w:tcBorders>
              <w:top w:val="single" w:sz="4" w:space="0" w:color="000000"/>
              <w:left w:val="single" w:sz="4" w:space="0" w:color="000000"/>
              <w:bottom w:val="single" w:sz="4" w:space="0" w:color="000000"/>
              <w:right w:val="single" w:sz="4" w:space="0" w:color="000000"/>
            </w:tcBorders>
          </w:tcPr>
          <w:p w:rsidR="00C550A2" w:rsidRDefault="00C550A2">
            <w:pPr>
              <w:pStyle w:val="normal0"/>
              <w:widowControl w:val="0"/>
              <w:rPr>
                <w:b/>
                <w:sz w:val="24"/>
                <w:szCs w:val="24"/>
              </w:rPr>
            </w:pPr>
          </w:p>
        </w:tc>
        <w:tc>
          <w:tcPr>
            <w:tcW w:w="1594" w:type="dxa"/>
            <w:tcBorders>
              <w:top w:val="dotted" w:sz="4" w:space="0" w:color="000000"/>
              <w:left w:val="single" w:sz="4" w:space="0" w:color="000000"/>
              <w:bottom w:val="dotted" w:sz="4" w:space="0" w:color="000000"/>
              <w:right w:val="single" w:sz="4" w:space="0" w:color="000000"/>
            </w:tcBorders>
          </w:tcPr>
          <w:p w:rsidR="00C550A2" w:rsidRDefault="00CD0184">
            <w:pPr>
              <w:pStyle w:val="normal0"/>
              <w:rPr>
                <w:b/>
                <w:sz w:val="24"/>
                <w:szCs w:val="24"/>
              </w:rPr>
            </w:pPr>
            <w:r>
              <w:rPr>
                <w:b/>
                <w:sz w:val="24"/>
                <w:szCs w:val="24"/>
              </w:rPr>
              <w:t>Program:</w:t>
            </w:r>
          </w:p>
        </w:tc>
        <w:tc>
          <w:tcPr>
            <w:tcW w:w="4056" w:type="dxa"/>
            <w:tcBorders>
              <w:top w:val="dotted" w:sz="4" w:space="0" w:color="000000"/>
              <w:left w:val="single" w:sz="4" w:space="0" w:color="000000"/>
              <w:bottom w:val="dotted" w:sz="4" w:space="0" w:color="000000"/>
              <w:right w:val="single" w:sz="4" w:space="0" w:color="000000"/>
            </w:tcBorders>
            <w:vAlign w:val="bottom"/>
          </w:tcPr>
          <w:p w:rsidR="00C550A2" w:rsidRDefault="00CD0184">
            <w:pPr>
              <w:pStyle w:val="normal0"/>
              <w:rPr>
                <w:b/>
                <w:sz w:val="24"/>
                <w:szCs w:val="24"/>
              </w:rPr>
            </w:pPr>
            <w:r>
              <w:rPr>
                <w:b/>
                <w:sz w:val="24"/>
                <w:szCs w:val="24"/>
              </w:rPr>
              <w:t>BS(CS,SE,DS)</w:t>
            </w:r>
          </w:p>
        </w:tc>
        <w:tc>
          <w:tcPr>
            <w:tcW w:w="1545" w:type="dxa"/>
            <w:tcBorders>
              <w:top w:val="dotted" w:sz="4" w:space="0" w:color="000000"/>
              <w:left w:val="single" w:sz="4" w:space="0" w:color="000000"/>
              <w:bottom w:val="dotted" w:sz="4" w:space="0" w:color="000000"/>
              <w:right w:val="single" w:sz="4" w:space="0" w:color="000000"/>
            </w:tcBorders>
            <w:vAlign w:val="bottom"/>
          </w:tcPr>
          <w:p w:rsidR="00C550A2" w:rsidRDefault="00CD0184">
            <w:pPr>
              <w:pStyle w:val="normal0"/>
              <w:jc w:val="both"/>
              <w:rPr>
                <w:b/>
                <w:sz w:val="24"/>
                <w:szCs w:val="24"/>
              </w:rPr>
            </w:pPr>
            <w:r>
              <w:rPr>
                <w:b/>
                <w:sz w:val="24"/>
                <w:szCs w:val="24"/>
              </w:rPr>
              <w:t>Semester:</w:t>
            </w:r>
          </w:p>
        </w:tc>
        <w:tc>
          <w:tcPr>
            <w:tcW w:w="1450" w:type="dxa"/>
            <w:tcBorders>
              <w:top w:val="dotted" w:sz="4" w:space="0" w:color="000000"/>
              <w:left w:val="single" w:sz="4" w:space="0" w:color="000000"/>
              <w:bottom w:val="dotted" w:sz="4" w:space="0" w:color="000000"/>
              <w:right w:val="single" w:sz="4" w:space="0" w:color="000000"/>
            </w:tcBorders>
            <w:vAlign w:val="bottom"/>
          </w:tcPr>
          <w:p w:rsidR="00C550A2" w:rsidRDefault="00CD0184">
            <w:pPr>
              <w:pStyle w:val="normal0"/>
              <w:jc w:val="both"/>
              <w:rPr>
                <w:b/>
                <w:sz w:val="24"/>
                <w:szCs w:val="24"/>
              </w:rPr>
            </w:pPr>
            <w:r>
              <w:rPr>
                <w:b/>
                <w:sz w:val="24"/>
                <w:szCs w:val="24"/>
              </w:rPr>
              <w:t>Fall 2020</w:t>
            </w:r>
          </w:p>
        </w:tc>
      </w:tr>
      <w:tr w:rsidR="00C550A2">
        <w:trPr>
          <w:trHeight w:val="281"/>
          <w:jc w:val="center"/>
        </w:trPr>
        <w:tc>
          <w:tcPr>
            <w:tcW w:w="2093" w:type="dxa"/>
            <w:vMerge/>
            <w:tcBorders>
              <w:top w:val="single" w:sz="4" w:space="0" w:color="000000"/>
              <w:left w:val="single" w:sz="4" w:space="0" w:color="000000"/>
              <w:bottom w:val="single" w:sz="4" w:space="0" w:color="000000"/>
              <w:right w:val="single" w:sz="4" w:space="0" w:color="000000"/>
            </w:tcBorders>
          </w:tcPr>
          <w:p w:rsidR="00C550A2" w:rsidRDefault="00C550A2">
            <w:pPr>
              <w:pStyle w:val="normal0"/>
              <w:widowControl w:val="0"/>
              <w:rPr>
                <w:b/>
                <w:sz w:val="24"/>
                <w:szCs w:val="24"/>
              </w:rPr>
            </w:pPr>
          </w:p>
        </w:tc>
        <w:tc>
          <w:tcPr>
            <w:tcW w:w="1594" w:type="dxa"/>
            <w:tcBorders>
              <w:top w:val="dotted" w:sz="4" w:space="0" w:color="000000"/>
              <w:left w:val="single" w:sz="4" w:space="0" w:color="000000"/>
              <w:bottom w:val="dotted" w:sz="4" w:space="0" w:color="000000"/>
              <w:right w:val="single" w:sz="4" w:space="0" w:color="000000"/>
            </w:tcBorders>
            <w:vAlign w:val="bottom"/>
          </w:tcPr>
          <w:p w:rsidR="00C550A2" w:rsidRDefault="00CD0184">
            <w:pPr>
              <w:pStyle w:val="normal0"/>
              <w:jc w:val="both"/>
              <w:rPr>
                <w:b/>
                <w:sz w:val="24"/>
                <w:szCs w:val="24"/>
              </w:rPr>
            </w:pPr>
            <w:r>
              <w:rPr>
                <w:b/>
                <w:sz w:val="24"/>
                <w:szCs w:val="24"/>
              </w:rPr>
              <w:t>Duration:</w:t>
            </w:r>
          </w:p>
        </w:tc>
        <w:tc>
          <w:tcPr>
            <w:tcW w:w="4056" w:type="dxa"/>
            <w:tcBorders>
              <w:top w:val="dotted" w:sz="4" w:space="0" w:color="000000"/>
              <w:left w:val="single" w:sz="4" w:space="0" w:color="000000"/>
              <w:bottom w:val="dotted" w:sz="4" w:space="0" w:color="000000"/>
              <w:right w:val="single" w:sz="4" w:space="0" w:color="000000"/>
            </w:tcBorders>
            <w:vAlign w:val="bottom"/>
          </w:tcPr>
          <w:p w:rsidR="00C550A2" w:rsidRDefault="00CD0184">
            <w:pPr>
              <w:pStyle w:val="normal0"/>
              <w:rPr>
                <w:b/>
                <w:sz w:val="24"/>
                <w:szCs w:val="24"/>
              </w:rPr>
            </w:pPr>
            <w:r>
              <w:rPr>
                <w:b/>
                <w:sz w:val="24"/>
                <w:szCs w:val="24"/>
              </w:rPr>
              <w:t>180 Minutes</w:t>
            </w:r>
          </w:p>
        </w:tc>
        <w:tc>
          <w:tcPr>
            <w:tcW w:w="1545" w:type="dxa"/>
            <w:tcBorders>
              <w:top w:val="dotted" w:sz="4" w:space="0" w:color="000000"/>
              <w:left w:val="single" w:sz="4" w:space="0" w:color="000000"/>
              <w:bottom w:val="dotted" w:sz="4" w:space="0" w:color="000000"/>
              <w:right w:val="single" w:sz="4" w:space="0" w:color="000000"/>
            </w:tcBorders>
            <w:vAlign w:val="bottom"/>
          </w:tcPr>
          <w:p w:rsidR="00C550A2" w:rsidRDefault="00CD0184">
            <w:pPr>
              <w:pStyle w:val="normal0"/>
              <w:jc w:val="both"/>
              <w:rPr>
                <w:b/>
                <w:sz w:val="24"/>
                <w:szCs w:val="24"/>
              </w:rPr>
            </w:pPr>
            <w:r>
              <w:rPr>
                <w:b/>
                <w:sz w:val="24"/>
                <w:szCs w:val="24"/>
              </w:rPr>
              <w:t>Total:</w:t>
            </w:r>
          </w:p>
        </w:tc>
        <w:tc>
          <w:tcPr>
            <w:tcW w:w="1450" w:type="dxa"/>
            <w:tcBorders>
              <w:top w:val="dotted" w:sz="4" w:space="0" w:color="000000"/>
              <w:left w:val="single" w:sz="4" w:space="0" w:color="000000"/>
              <w:bottom w:val="dotted" w:sz="4" w:space="0" w:color="000000"/>
              <w:right w:val="single" w:sz="4" w:space="0" w:color="000000"/>
            </w:tcBorders>
            <w:vAlign w:val="bottom"/>
          </w:tcPr>
          <w:p w:rsidR="00C550A2" w:rsidRDefault="00C550A2">
            <w:pPr>
              <w:pStyle w:val="normal0"/>
              <w:jc w:val="both"/>
              <w:rPr>
                <w:b/>
                <w:sz w:val="24"/>
                <w:szCs w:val="24"/>
              </w:rPr>
            </w:pPr>
          </w:p>
        </w:tc>
      </w:tr>
      <w:tr w:rsidR="00C550A2">
        <w:trPr>
          <w:trHeight w:val="267"/>
          <w:jc w:val="center"/>
        </w:trPr>
        <w:tc>
          <w:tcPr>
            <w:tcW w:w="2093" w:type="dxa"/>
            <w:vMerge/>
            <w:tcBorders>
              <w:top w:val="single" w:sz="4" w:space="0" w:color="000000"/>
              <w:left w:val="single" w:sz="4" w:space="0" w:color="000000"/>
              <w:bottom w:val="single" w:sz="4" w:space="0" w:color="000000"/>
              <w:right w:val="single" w:sz="4" w:space="0" w:color="000000"/>
            </w:tcBorders>
          </w:tcPr>
          <w:p w:rsidR="00C550A2" w:rsidRDefault="00C550A2">
            <w:pPr>
              <w:pStyle w:val="normal0"/>
              <w:widowControl w:val="0"/>
              <w:rPr>
                <w:b/>
                <w:sz w:val="24"/>
                <w:szCs w:val="24"/>
              </w:rPr>
            </w:pPr>
          </w:p>
        </w:tc>
        <w:tc>
          <w:tcPr>
            <w:tcW w:w="1594" w:type="dxa"/>
            <w:tcBorders>
              <w:top w:val="dotted" w:sz="4" w:space="0" w:color="000000"/>
              <w:left w:val="single" w:sz="4" w:space="0" w:color="000000"/>
              <w:bottom w:val="dotted" w:sz="4" w:space="0" w:color="000000"/>
              <w:right w:val="single" w:sz="4" w:space="0" w:color="000000"/>
            </w:tcBorders>
            <w:vAlign w:val="bottom"/>
          </w:tcPr>
          <w:p w:rsidR="00C550A2" w:rsidRDefault="00CD0184">
            <w:pPr>
              <w:pStyle w:val="normal0"/>
              <w:jc w:val="both"/>
              <w:rPr>
                <w:b/>
                <w:sz w:val="24"/>
                <w:szCs w:val="24"/>
              </w:rPr>
            </w:pPr>
            <w:r>
              <w:rPr>
                <w:b/>
                <w:sz w:val="24"/>
                <w:szCs w:val="24"/>
              </w:rPr>
              <w:t>Paper Date:</w:t>
            </w:r>
          </w:p>
        </w:tc>
        <w:tc>
          <w:tcPr>
            <w:tcW w:w="4056" w:type="dxa"/>
            <w:tcBorders>
              <w:top w:val="dotted" w:sz="4" w:space="0" w:color="000000"/>
              <w:left w:val="single" w:sz="4" w:space="0" w:color="000000"/>
              <w:bottom w:val="dotted" w:sz="4" w:space="0" w:color="000000"/>
              <w:right w:val="single" w:sz="4" w:space="0" w:color="000000"/>
            </w:tcBorders>
            <w:vAlign w:val="bottom"/>
          </w:tcPr>
          <w:p w:rsidR="00C550A2" w:rsidRDefault="00CD0184">
            <w:pPr>
              <w:pStyle w:val="normal0"/>
              <w:rPr>
                <w:b/>
                <w:sz w:val="24"/>
                <w:szCs w:val="24"/>
              </w:rPr>
            </w:pPr>
            <w:r>
              <w:rPr>
                <w:b/>
                <w:sz w:val="24"/>
                <w:szCs w:val="24"/>
              </w:rPr>
              <w:t>19 Feb, 2021</w:t>
            </w:r>
          </w:p>
        </w:tc>
        <w:tc>
          <w:tcPr>
            <w:tcW w:w="1545" w:type="dxa"/>
            <w:tcBorders>
              <w:top w:val="dotted" w:sz="4" w:space="0" w:color="000000"/>
              <w:left w:val="single" w:sz="4" w:space="0" w:color="000000"/>
              <w:bottom w:val="dotted" w:sz="4" w:space="0" w:color="000000"/>
              <w:right w:val="single" w:sz="4" w:space="0" w:color="000000"/>
            </w:tcBorders>
            <w:vAlign w:val="bottom"/>
          </w:tcPr>
          <w:p w:rsidR="00C550A2" w:rsidRDefault="00CD0184">
            <w:pPr>
              <w:pStyle w:val="normal0"/>
              <w:jc w:val="both"/>
              <w:rPr>
                <w:b/>
                <w:sz w:val="24"/>
                <w:szCs w:val="24"/>
              </w:rPr>
            </w:pPr>
            <w:r>
              <w:rPr>
                <w:b/>
                <w:sz w:val="24"/>
                <w:szCs w:val="24"/>
              </w:rPr>
              <w:t>Page(s):</w:t>
            </w:r>
          </w:p>
        </w:tc>
        <w:tc>
          <w:tcPr>
            <w:tcW w:w="1450" w:type="dxa"/>
            <w:tcBorders>
              <w:top w:val="dotted" w:sz="4" w:space="0" w:color="000000"/>
              <w:left w:val="single" w:sz="4" w:space="0" w:color="000000"/>
              <w:bottom w:val="dotted" w:sz="4" w:space="0" w:color="000000"/>
              <w:right w:val="single" w:sz="4" w:space="0" w:color="000000"/>
            </w:tcBorders>
            <w:vAlign w:val="bottom"/>
          </w:tcPr>
          <w:p w:rsidR="00C550A2" w:rsidRDefault="00C550A2">
            <w:pPr>
              <w:pStyle w:val="normal0"/>
              <w:jc w:val="both"/>
              <w:rPr>
                <w:b/>
                <w:sz w:val="24"/>
                <w:szCs w:val="24"/>
              </w:rPr>
            </w:pPr>
          </w:p>
        </w:tc>
      </w:tr>
      <w:tr w:rsidR="00C550A2">
        <w:trPr>
          <w:trHeight w:val="281"/>
          <w:jc w:val="center"/>
        </w:trPr>
        <w:tc>
          <w:tcPr>
            <w:tcW w:w="2093" w:type="dxa"/>
            <w:vMerge/>
            <w:tcBorders>
              <w:top w:val="single" w:sz="4" w:space="0" w:color="000000"/>
              <w:left w:val="single" w:sz="4" w:space="0" w:color="000000"/>
              <w:bottom w:val="single" w:sz="4" w:space="0" w:color="000000"/>
              <w:right w:val="single" w:sz="4" w:space="0" w:color="000000"/>
            </w:tcBorders>
          </w:tcPr>
          <w:p w:rsidR="00C550A2" w:rsidRDefault="00C550A2">
            <w:pPr>
              <w:pStyle w:val="normal0"/>
              <w:widowControl w:val="0"/>
              <w:rPr>
                <w:b/>
                <w:sz w:val="24"/>
                <w:szCs w:val="24"/>
              </w:rPr>
            </w:pPr>
          </w:p>
        </w:tc>
        <w:tc>
          <w:tcPr>
            <w:tcW w:w="1594" w:type="dxa"/>
            <w:tcBorders>
              <w:top w:val="dotted" w:sz="4" w:space="0" w:color="000000"/>
              <w:left w:val="single" w:sz="4" w:space="0" w:color="000000"/>
              <w:bottom w:val="dotted" w:sz="4" w:space="0" w:color="000000"/>
              <w:right w:val="single" w:sz="4" w:space="0" w:color="000000"/>
            </w:tcBorders>
            <w:vAlign w:val="bottom"/>
          </w:tcPr>
          <w:p w:rsidR="00C550A2" w:rsidRDefault="00CD0184">
            <w:pPr>
              <w:pStyle w:val="normal0"/>
              <w:rPr>
                <w:b/>
                <w:sz w:val="24"/>
                <w:szCs w:val="24"/>
              </w:rPr>
            </w:pPr>
            <w:r>
              <w:rPr>
                <w:b/>
                <w:sz w:val="24"/>
                <w:szCs w:val="24"/>
              </w:rPr>
              <w:t>Exam Type:</w:t>
            </w:r>
          </w:p>
        </w:tc>
        <w:tc>
          <w:tcPr>
            <w:tcW w:w="4056" w:type="dxa"/>
            <w:tcBorders>
              <w:top w:val="dotted" w:sz="4" w:space="0" w:color="000000"/>
              <w:left w:val="single" w:sz="4" w:space="0" w:color="000000"/>
              <w:bottom w:val="dotted" w:sz="4" w:space="0" w:color="000000"/>
              <w:right w:val="single" w:sz="4" w:space="0" w:color="000000"/>
            </w:tcBorders>
            <w:vAlign w:val="bottom"/>
          </w:tcPr>
          <w:p w:rsidR="00C550A2" w:rsidRDefault="00CD0184">
            <w:pPr>
              <w:pStyle w:val="normal0"/>
              <w:rPr>
                <w:b/>
                <w:sz w:val="24"/>
                <w:szCs w:val="24"/>
              </w:rPr>
            </w:pPr>
            <w:r>
              <w:rPr>
                <w:b/>
                <w:sz w:val="24"/>
                <w:szCs w:val="24"/>
              </w:rPr>
              <w:t>Final</w:t>
            </w:r>
          </w:p>
        </w:tc>
        <w:tc>
          <w:tcPr>
            <w:tcW w:w="1545" w:type="dxa"/>
            <w:tcBorders>
              <w:top w:val="dotted" w:sz="4" w:space="0" w:color="000000"/>
              <w:left w:val="single" w:sz="4" w:space="0" w:color="000000"/>
              <w:bottom w:val="dotted" w:sz="4" w:space="0" w:color="000000"/>
              <w:right w:val="single" w:sz="4" w:space="0" w:color="000000"/>
            </w:tcBorders>
            <w:vAlign w:val="bottom"/>
          </w:tcPr>
          <w:p w:rsidR="00C550A2" w:rsidRDefault="00CD0184">
            <w:pPr>
              <w:pStyle w:val="normal0"/>
              <w:jc w:val="both"/>
              <w:rPr>
                <w:b/>
                <w:sz w:val="24"/>
                <w:szCs w:val="24"/>
              </w:rPr>
            </w:pPr>
            <w:r>
              <w:rPr>
                <w:b/>
                <w:sz w:val="24"/>
                <w:szCs w:val="24"/>
              </w:rPr>
              <w:t>Section:</w:t>
            </w:r>
          </w:p>
        </w:tc>
        <w:tc>
          <w:tcPr>
            <w:tcW w:w="1450" w:type="dxa"/>
            <w:tcBorders>
              <w:top w:val="dotted" w:sz="4" w:space="0" w:color="000000"/>
              <w:left w:val="single" w:sz="4" w:space="0" w:color="000000"/>
              <w:bottom w:val="dotted" w:sz="4" w:space="0" w:color="000000"/>
              <w:right w:val="single" w:sz="4" w:space="0" w:color="000000"/>
            </w:tcBorders>
            <w:vAlign w:val="bottom"/>
          </w:tcPr>
          <w:p w:rsidR="00C550A2" w:rsidRDefault="00CD0184">
            <w:pPr>
              <w:pStyle w:val="normal0"/>
              <w:jc w:val="both"/>
              <w:rPr>
                <w:b/>
                <w:sz w:val="24"/>
                <w:szCs w:val="24"/>
              </w:rPr>
            </w:pPr>
            <w:r>
              <w:rPr>
                <w:b/>
                <w:sz w:val="24"/>
                <w:szCs w:val="24"/>
              </w:rPr>
              <w:t>ALL</w:t>
            </w:r>
          </w:p>
        </w:tc>
      </w:tr>
      <w:tr w:rsidR="00C550A2">
        <w:trPr>
          <w:trHeight w:val="1867"/>
          <w:jc w:val="center"/>
        </w:trPr>
        <w:tc>
          <w:tcPr>
            <w:tcW w:w="10738" w:type="dxa"/>
            <w:gridSpan w:val="5"/>
            <w:tcBorders>
              <w:top w:val="single" w:sz="4" w:space="0" w:color="000000"/>
              <w:left w:val="nil"/>
              <w:right w:val="nil"/>
            </w:tcBorders>
          </w:tcPr>
          <w:p w:rsidR="00C550A2" w:rsidRDefault="00C550A2">
            <w:pPr>
              <w:pStyle w:val="normal0"/>
              <w:jc w:val="right"/>
              <w:rPr>
                <w:b/>
                <w:sz w:val="24"/>
                <w:szCs w:val="24"/>
              </w:rPr>
            </w:pPr>
          </w:p>
          <w:p w:rsidR="00C550A2" w:rsidRDefault="00CD0184">
            <w:pPr>
              <w:pStyle w:val="normal0"/>
              <w:rPr>
                <w:b/>
                <w:sz w:val="24"/>
                <w:szCs w:val="24"/>
              </w:rPr>
            </w:pPr>
            <w:r>
              <w:rPr>
                <w:b/>
                <w:sz w:val="24"/>
                <w:szCs w:val="24"/>
              </w:rPr>
              <w:t xml:space="preserve">Roll Number:________________________                                             Section:______________ </w:t>
            </w:r>
          </w:p>
          <w:p w:rsidR="00C550A2" w:rsidRDefault="00C550A2">
            <w:pPr>
              <w:pStyle w:val="normal0"/>
              <w:rPr>
                <w:b/>
                <w:sz w:val="24"/>
                <w:szCs w:val="24"/>
              </w:rPr>
            </w:pPr>
          </w:p>
          <w:p w:rsidR="00C550A2" w:rsidRDefault="00CD0184">
            <w:pPr>
              <w:pStyle w:val="normal0"/>
              <w:rPr>
                <w:b/>
                <w:sz w:val="24"/>
                <w:szCs w:val="24"/>
              </w:rPr>
            </w:pPr>
            <w:r>
              <w:rPr>
                <w:b/>
                <w:sz w:val="24"/>
                <w:szCs w:val="24"/>
              </w:rPr>
              <w:t xml:space="preserve">Instructions: </w:t>
            </w:r>
          </w:p>
          <w:p w:rsidR="00C550A2" w:rsidRDefault="00CD0184">
            <w:pPr>
              <w:pStyle w:val="normal0"/>
              <w:numPr>
                <w:ilvl w:val="0"/>
                <w:numId w:val="4"/>
              </w:numPr>
              <w:spacing w:line="276" w:lineRule="auto"/>
              <w:rPr>
                <w:sz w:val="24"/>
                <w:szCs w:val="24"/>
              </w:rPr>
            </w:pPr>
            <w:r>
              <w:rPr>
                <w:sz w:val="24"/>
                <w:szCs w:val="24"/>
              </w:rPr>
              <w:t>Attempt all questions</w:t>
            </w:r>
          </w:p>
          <w:p w:rsidR="00C550A2" w:rsidRDefault="00CD0184">
            <w:pPr>
              <w:pStyle w:val="normal0"/>
              <w:numPr>
                <w:ilvl w:val="0"/>
                <w:numId w:val="4"/>
              </w:numPr>
              <w:spacing w:line="276" w:lineRule="auto"/>
              <w:rPr>
                <w:sz w:val="24"/>
                <w:szCs w:val="24"/>
              </w:rPr>
            </w:pPr>
            <w:r>
              <w:rPr>
                <w:sz w:val="24"/>
                <w:szCs w:val="24"/>
              </w:rPr>
              <w:t>You might use extra sheets for working but do not attach them.</w:t>
            </w:r>
          </w:p>
          <w:p w:rsidR="00C550A2" w:rsidRDefault="00CD0184">
            <w:pPr>
              <w:pStyle w:val="normal0"/>
              <w:numPr>
                <w:ilvl w:val="0"/>
                <w:numId w:val="4"/>
              </w:numPr>
              <w:spacing w:line="276" w:lineRule="auto"/>
              <w:rPr>
                <w:sz w:val="24"/>
                <w:szCs w:val="24"/>
              </w:rPr>
            </w:pPr>
            <w:r>
              <w:rPr>
                <w:sz w:val="24"/>
                <w:szCs w:val="24"/>
              </w:rPr>
              <w:t>Write the final answer in the space provided for it.</w:t>
            </w:r>
          </w:p>
          <w:p w:rsidR="00C550A2" w:rsidRDefault="00CD0184">
            <w:pPr>
              <w:pStyle w:val="normal0"/>
              <w:numPr>
                <w:ilvl w:val="0"/>
                <w:numId w:val="4"/>
              </w:numPr>
              <w:spacing w:line="276" w:lineRule="auto"/>
              <w:rPr>
                <w:sz w:val="24"/>
                <w:szCs w:val="24"/>
              </w:rPr>
            </w:pPr>
            <w:r>
              <w:rPr>
                <w:sz w:val="24"/>
                <w:szCs w:val="24"/>
              </w:rPr>
              <w:t>Calculators are not allowed.</w:t>
            </w:r>
          </w:p>
          <w:p w:rsidR="00C550A2" w:rsidRDefault="00CD0184">
            <w:pPr>
              <w:pStyle w:val="normal0"/>
              <w:numPr>
                <w:ilvl w:val="0"/>
                <w:numId w:val="4"/>
              </w:numPr>
              <w:spacing w:line="276" w:lineRule="auto"/>
              <w:rPr>
                <w:sz w:val="24"/>
                <w:szCs w:val="24"/>
              </w:rPr>
            </w:pPr>
            <w:r>
              <w:rPr>
                <w:sz w:val="24"/>
                <w:szCs w:val="24"/>
              </w:rPr>
              <w:t>ASCII Chart is provided at the end.</w:t>
            </w:r>
          </w:p>
        </w:tc>
      </w:tr>
    </w:tbl>
    <w:p w:rsidR="00C550A2" w:rsidRDefault="00C550A2">
      <w:pPr>
        <w:pStyle w:val="normal0"/>
        <w:spacing w:line="240" w:lineRule="auto"/>
        <w:jc w:val="center"/>
        <w:rPr>
          <w:b/>
          <w:sz w:val="24"/>
          <w:szCs w:val="24"/>
        </w:rPr>
      </w:pPr>
    </w:p>
    <w:p w:rsidR="00C550A2" w:rsidRDefault="00C550A2">
      <w:pPr>
        <w:pStyle w:val="normal0"/>
        <w:tabs>
          <w:tab w:val="left" w:pos="7200"/>
        </w:tabs>
        <w:spacing w:line="360" w:lineRule="auto"/>
        <w:jc w:val="both"/>
        <w:rPr>
          <w:b/>
          <w:sz w:val="24"/>
          <w:szCs w:val="24"/>
        </w:rPr>
      </w:pPr>
    </w:p>
    <w:p w:rsidR="00C550A2" w:rsidRDefault="00C550A2">
      <w:pPr>
        <w:pStyle w:val="normal0"/>
        <w:tabs>
          <w:tab w:val="left" w:pos="7200"/>
        </w:tabs>
        <w:spacing w:line="360" w:lineRule="auto"/>
        <w:jc w:val="both"/>
        <w:rPr>
          <w:b/>
          <w:sz w:val="24"/>
          <w:szCs w:val="24"/>
        </w:rPr>
      </w:pPr>
    </w:p>
    <w:tbl>
      <w:tblPr>
        <w:tblStyle w:val="a0"/>
        <w:tblW w:w="74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375"/>
        <w:gridCol w:w="1920"/>
        <w:gridCol w:w="2160"/>
      </w:tblGrid>
      <w:tr w:rsidR="00C550A2">
        <w:trPr>
          <w:trHeight w:val="947"/>
          <w:jc w:val="center"/>
        </w:trPr>
        <w:tc>
          <w:tcPr>
            <w:tcW w:w="3375" w:type="dxa"/>
          </w:tcPr>
          <w:p w:rsidR="00C550A2" w:rsidRDefault="00C550A2">
            <w:pPr>
              <w:pStyle w:val="normal0"/>
              <w:tabs>
                <w:tab w:val="left" w:pos="7200"/>
              </w:tabs>
              <w:spacing w:line="360" w:lineRule="auto"/>
              <w:rPr>
                <w:b/>
                <w:sz w:val="24"/>
                <w:szCs w:val="24"/>
              </w:rPr>
            </w:pPr>
          </w:p>
          <w:p w:rsidR="00C550A2" w:rsidRDefault="00CD0184">
            <w:pPr>
              <w:pStyle w:val="normal0"/>
              <w:tabs>
                <w:tab w:val="left" w:pos="7200"/>
              </w:tabs>
              <w:spacing w:line="360" w:lineRule="auto"/>
              <w:jc w:val="center"/>
              <w:rPr>
                <w:b/>
                <w:sz w:val="24"/>
                <w:szCs w:val="24"/>
              </w:rPr>
            </w:pPr>
            <w:r>
              <w:rPr>
                <w:b/>
                <w:sz w:val="24"/>
                <w:szCs w:val="24"/>
              </w:rPr>
              <w:t>Section</w:t>
            </w:r>
          </w:p>
        </w:tc>
        <w:tc>
          <w:tcPr>
            <w:tcW w:w="1920" w:type="dxa"/>
            <w:vAlign w:val="center"/>
          </w:tcPr>
          <w:p w:rsidR="00C550A2" w:rsidRDefault="00CD0184">
            <w:pPr>
              <w:pStyle w:val="normal0"/>
              <w:tabs>
                <w:tab w:val="left" w:pos="7200"/>
              </w:tabs>
              <w:spacing w:line="360" w:lineRule="auto"/>
              <w:jc w:val="center"/>
              <w:rPr>
                <w:b/>
                <w:sz w:val="24"/>
                <w:szCs w:val="24"/>
              </w:rPr>
            </w:pPr>
            <w:r>
              <w:rPr>
                <w:b/>
                <w:sz w:val="24"/>
                <w:szCs w:val="24"/>
              </w:rPr>
              <w:t>Marks</w:t>
            </w:r>
          </w:p>
        </w:tc>
        <w:tc>
          <w:tcPr>
            <w:tcW w:w="2160" w:type="dxa"/>
            <w:vAlign w:val="center"/>
          </w:tcPr>
          <w:p w:rsidR="00C550A2" w:rsidRDefault="00CD0184">
            <w:pPr>
              <w:pStyle w:val="normal0"/>
              <w:tabs>
                <w:tab w:val="left" w:pos="7200"/>
              </w:tabs>
              <w:spacing w:line="360" w:lineRule="auto"/>
              <w:jc w:val="center"/>
              <w:rPr>
                <w:b/>
                <w:sz w:val="24"/>
                <w:szCs w:val="24"/>
              </w:rPr>
            </w:pPr>
            <w:r>
              <w:rPr>
                <w:b/>
                <w:sz w:val="24"/>
                <w:szCs w:val="24"/>
              </w:rPr>
              <w:t>Marks</w:t>
            </w:r>
          </w:p>
          <w:p w:rsidR="00C550A2" w:rsidRDefault="00CD0184">
            <w:pPr>
              <w:pStyle w:val="normal0"/>
              <w:tabs>
                <w:tab w:val="left" w:pos="7200"/>
              </w:tabs>
              <w:spacing w:line="360" w:lineRule="auto"/>
              <w:jc w:val="center"/>
              <w:rPr>
                <w:b/>
                <w:sz w:val="24"/>
                <w:szCs w:val="24"/>
              </w:rPr>
            </w:pPr>
            <w:bookmarkStart w:id="0" w:name="_gjdgxs" w:colFirst="0" w:colLast="0"/>
            <w:bookmarkEnd w:id="0"/>
            <w:r>
              <w:rPr>
                <w:b/>
                <w:sz w:val="24"/>
                <w:szCs w:val="24"/>
              </w:rPr>
              <w:t>Obtained</w:t>
            </w:r>
          </w:p>
        </w:tc>
      </w:tr>
      <w:tr w:rsidR="00C550A2">
        <w:trPr>
          <w:trHeight w:val="405"/>
          <w:jc w:val="center"/>
        </w:trPr>
        <w:tc>
          <w:tcPr>
            <w:tcW w:w="3375" w:type="dxa"/>
          </w:tcPr>
          <w:p w:rsidR="00C550A2" w:rsidRDefault="00CD0184">
            <w:pPr>
              <w:pStyle w:val="normal0"/>
              <w:tabs>
                <w:tab w:val="left" w:pos="7200"/>
              </w:tabs>
              <w:spacing w:line="360" w:lineRule="auto"/>
              <w:rPr>
                <w:b/>
                <w:sz w:val="24"/>
                <w:szCs w:val="24"/>
              </w:rPr>
            </w:pPr>
            <w:r>
              <w:rPr>
                <w:b/>
                <w:sz w:val="24"/>
                <w:szCs w:val="24"/>
              </w:rPr>
              <w:t>MCQs</w:t>
            </w:r>
          </w:p>
        </w:tc>
        <w:tc>
          <w:tcPr>
            <w:tcW w:w="1920" w:type="dxa"/>
            <w:vAlign w:val="center"/>
          </w:tcPr>
          <w:p w:rsidR="00C550A2" w:rsidRDefault="00CD0184">
            <w:pPr>
              <w:pStyle w:val="normal0"/>
              <w:tabs>
                <w:tab w:val="left" w:pos="7200"/>
              </w:tabs>
              <w:spacing w:line="360" w:lineRule="auto"/>
              <w:jc w:val="center"/>
              <w:rPr>
                <w:b/>
                <w:sz w:val="24"/>
                <w:szCs w:val="24"/>
              </w:rPr>
            </w:pPr>
            <w:r>
              <w:rPr>
                <w:b/>
                <w:sz w:val="24"/>
                <w:szCs w:val="24"/>
              </w:rPr>
              <w:t>15</w:t>
            </w:r>
          </w:p>
        </w:tc>
        <w:tc>
          <w:tcPr>
            <w:tcW w:w="2160" w:type="dxa"/>
            <w:vAlign w:val="center"/>
          </w:tcPr>
          <w:p w:rsidR="00C550A2" w:rsidRDefault="00C550A2">
            <w:pPr>
              <w:pStyle w:val="normal0"/>
              <w:tabs>
                <w:tab w:val="left" w:pos="7200"/>
              </w:tabs>
              <w:spacing w:line="360" w:lineRule="auto"/>
              <w:jc w:val="center"/>
              <w:rPr>
                <w:b/>
                <w:sz w:val="24"/>
                <w:szCs w:val="24"/>
              </w:rPr>
            </w:pPr>
          </w:p>
        </w:tc>
      </w:tr>
      <w:tr w:rsidR="00C550A2">
        <w:trPr>
          <w:trHeight w:val="435"/>
          <w:jc w:val="center"/>
        </w:trPr>
        <w:tc>
          <w:tcPr>
            <w:tcW w:w="3375" w:type="dxa"/>
          </w:tcPr>
          <w:p w:rsidR="00C550A2" w:rsidRDefault="00CD0184">
            <w:pPr>
              <w:pStyle w:val="normal0"/>
              <w:tabs>
                <w:tab w:val="left" w:pos="7200"/>
              </w:tabs>
              <w:spacing w:line="360" w:lineRule="auto"/>
              <w:rPr>
                <w:b/>
                <w:sz w:val="24"/>
                <w:szCs w:val="24"/>
              </w:rPr>
            </w:pPr>
            <w:r>
              <w:rPr>
                <w:b/>
                <w:sz w:val="24"/>
                <w:szCs w:val="24"/>
              </w:rPr>
              <w:t>Number System</w:t>
            </w:r>
          </w:p>
        </w:tc>
        <w:tc>
          <w:tcPr>
            <w:tcW w:w="1920" w:type="dxa"/>
            <w:vAlign w:val="center"/>
          </w:tcPr>
          <w:p w:rsidR="00C550A2" w:rsidRDefault="00CD0184">
            <w:pPr>
              <w:pStyle w:val="normal0"/>
              <w:tabs>
                <w:tab w:val="left" w:pos="7200"/>
              </w:tabs>
              <w:spacing w:line="360" w:lineRule="auto"/>
              <w:jc w:val="center"/>
              <w:rPr>
                <w:b/>
                <w:sz w:val="24"/>
                <w:szCs w:val="24"/>
              </w:rPr>
            </w:pPr>
            <w:r>
              <w:rPr>
                <w:b/>
                <w:sz w:val="24"/>
                <w:szCs w:val="24"/>
              </w:rPr>
              <w:t>28</w:t>
            </w:r>
          </w:p>
        </w:tc>
        <w:tc>
          <w:tcPr>
            <w:tcW w:w="2160" w:type="dxa"/>
            <w:vAlign w:val="center"/>
          </w:tcPr>
          <w:p w:rsidR="00C550A2" w:rsidRDefault="00C550A2">
            <w:pPr>
              <w:pStyle w:val="normal0"/>
              <w:tabs>
                <w:tab w:val="left" w:pos="7200"/>
              </w:tabs>
              <w:spacing w:line="360" w:lineRule="auto"/>
              <w:jc w:val="center"/>
              <w:rPr>
                <w:b/>
                <w:sz w:val="24"/>
                <w:szCs w:val="24"/>
              </w:rPr>
            </w:pPr>
          </w:p>
        </w:tc>
      </w:tr>
      <w:tr w:rsidR="00C550A2">
        <w:trPr>
          <w:trHeight w:val="405"/>
          <w:jc w:val="center"/>
        </w:trPr>
        <w:tc>
          <w:tcPr>
            <w:tcW w:w="3375" w:type="dxa"/>
          </w:tcPr>
          <w:p w:rsidR="00C550A2" w:rsidRDefault="00CD0184">
            <w:pPr>
              <w:pStyle w:val="normal0"/>
              <w:tabs>
                <w:tab w:val="left" w:pos="7200"/>
              </w:tabs>
              <w:spacing w:line="360" w:lineRule="auto"/>
              <w:rPr>
                <w:b/>
                <w:sz w:val="24"/>
                <w:szCs w:val="24"/>
              </w:rPr>
            </w:pPr>
            <w:r>
              <w:rPr>
                <w:b/>
                <w:sz w:val="24"/>
                <w:szCs w:val="24"/>
              </w:rPr>
              <w:t>OS</w:t>
            </w:r>
          </w:p>
        </w:tc>
        <w:tc>
          <w:tcPr>
            <w:tcW w:w="1920" w:type="dxa"/>
            <w:vAlign w:val="center"/>
          </w:tcPr>
          <w:p w:rsidR="00C550A2" w:rsidRDefault="00CD0184">
            <w:pPr>
              <w:pStyle w:val="normal0"/>
              <w:tabs>
                <w:tab w:val="left" w:pos="7200"/>
              </w:tabs>
              <w:spacing w:line="360" w:lineRule="auto"/>
              <w:jc w:val="center"/>
              <w:rPr>
                <w:b/>
                <w:sz w:val="24"/>
                <w:szCs w:val="24"/>
              </w:rPr>
            </w:pPr>
            <w:r>
              <w:rPr>
                <w:b/>
                <w:sz w:val="24"/>
                <w:szCs w:val="24"/>
              </w:rPr>
              <w:t>12</w:t>
            </w:r>
          </w:p>
        </w:tc>
        <w:tc>
          <w:tcPr>
            <w:tcW w:w="2160" w:type="dxa"/>
            <w:vAlign w:val="center"/>
          </w:tcPr>
          <w:p w:rsidR="00C550A2" w:rsidRDefault="00C550A2">
            <w:pPr>
              <w:pStyle w:val="normal0"/>
              <w:tabs>
                <w:tab w:val="left" w:pos="7200"/>
              </w:tabs>
              <w:spacing w:line="360" w:lineRule="auto"/>
              <w:jc w:val="center"/>
              <w:rPr>
                <w:b/>
                <w:sz w:val="24"/>
                <w:szCs w:val="24"/>
              </w:rPr>
            </w:pPr>
          </w:p>
        </w:tc>
      </w:tr>
      <w:tr w:rsidR="00C550A2">
        <w:trPr>
          <w:trHeight w:val="420"/>
          <w:jc w:val="center"/>
        </w:trPr>
        <w:tc>
          <w:tcPr>
            <w:tcW w:w="3375" w:type="dxa"/>
          </w:tcPr>
          <w:p w:rsidR="00C550A2" w:rsidRDefault="00CD0184">
            <w:pPr>
              <w:pStyle w:val="normal0"/>
              <w:tabs>
                <w:tab w:val="left" w:pos="7200"/>
              </w:tabs>
              <w:spacing w:line="360" w:lineRule="auto"/>
              <w:rPr>
                <w:b/>
                <w:sz w:val="24"/>
                <w:szCs w:val="24"/>
              </w:rPr>
            </w:pPr>
            <w:r>
              <w:rPr>
                <w:b/>
                <w:sz w:val="24"/>
                <w:szCs w:val="24"/>
              </w:rPr>
              <w:t>Mathematics</w:t>
            </w:r>
          </w:p>
        </w:tc>
        <w:tc>
          <w:tcPr>
            <w:tcW w:w="1920" w:type="dxa"/>
            <w:vAlign w:val="center"/>
          </w:tcPr>
          <w:p w:rsidR="00C550A2" w:rsidRDefault="00CD0184">
            <w:pPr>
              <w:pStyle w:val="normal0"/>
              <w:tabs>
                <w:tab w:val="left" w:pos="7200"/>
              </w:tabs>
              <w:spacing w:line="360" w:lineRule="auto"/>
              <w:jc w:val="center"/>
              <w:rPr>
                <w:b/>
                <w:sz w:val="24"/>
                <w:szCs w:val="24"/>
              </w:rPr>
            </w:pPr>
            <w:r>
              <w:rPr>
                <w:b/>
                <w:sz w:val="24"/>
                <w:szCs w:val="24"/>
              </w:rPr>
              <w:t>16</w:t>
            </w:r>
          </w:p>
        </w:tc>
        <w:tc>
          <w:tcPr>
            <w:tcW w:w="2160" w:type="dxa"/>
            <w:vAlign w:val="center"/>
          </w:tcPr>
          <w:p w:rsidR="00C550A2" w:rsidRDefault="00C550A2">
            <w:pPr>
              <w:pStyle w:val="normal0"/>
              <w:tabs>
                <w:tab w:val="left" w:pos="7200"/>
              </w:tabs>
              <w:spacing w:line="360" w:lineRule="auto"/>
              <w:jc w:val="center"/>
              <w:rPr>
                <w:b/>
                <w:sz w:val="24"/>
                <w:szCs w:val="24"/>
              </w:rPr>
            </w:pPr>
          </w:p>
        </w:tc>
      </w:tr>
      <w:tr w:rsidR="00C550A2">
        <w:trPr>
          <w:trHeight w:val="315"/>
          <w:jc w:val="center"/>
        </w:trPr>
        <w:tc>
          <w:tcPr>
            <w:tcW w:w="3375" w:type="dxa"/>
          </w:tcPr>
          <w:p w:rsidR="00C550A2" w:rsidRDefault="00CD0184">
            <w:pPr>
              <w:pStyle w:val="normal0"/>
              <w:tabs>
                <w:tab w:val="left" w:pos="7200"/>
              </w:tabs>
              <w:spacing w:line="360" w:lineRule="auto"/>
              <w:rPr>
                <w:b/>
                <w:sz w:val="24"/>
                <w:szCs w:val="24"/>
              </w:rPr>
            </w:pPr>
            <w:r>
              <w:rPr>
                <w:b/>
                <w:sz w:val="24"/>
                <w:szCs w:val="24"/>
              </w:rPr>
              <w:t>AI and Data Science</w:t>
            </w:r>
          </w:p>
        </w:tc>
        <w:tc>
          <w:tcPr>
            <w:tcW w:w="1920" w:type="dxa"/>
            <w:vAlign w:val="center"/>
          </w:tcPr>
          <w:p w:rsidR="00C550A2" w:rsidRDefault="00CD0184">
            <w:pPr>
              <w:pStyle w:val="normal0"/>
              <w:tabs>
                <w:tab w:val="left" w:pos="7200"/>
              </w:tabs>
              <w:spacing w:line="360" w:lineRule="auto"/>
              <w:jc w:val="center"/>
              <w:rPr>
                <w:b/>
                <w:sz w:val="24"/>
                <w:szCs w:val="24"/>
              </w:rPr>
            </w:pPr>
            <w:r>
              <w:rPr>
                <w:b/>
                <w:sz w:val="24"/>
                <w:szCs w:val="24"/>
              </w:rPr>
              <w:t>15</w:t>
            </w:r>
          </w:p>
        </w:tc>
        <w:tc>
          <w:tcPr>
            <w:tcW w:w="2160" w:type="dxa"/>
            <w:vAlign w:val="center"/>
          </w:tcPr>
          <w:p w:rsidR="00C550A2" w:rsidRDefault="00C550A2">
            <w:pPr>
              <w:pStyle w:val="normal0"/>
              <w:tabs>
                <w:tab w:val="left" w:pos="7200"/>
              </w:tabs>
              <w:spacing w:line="360" w:lineRule="auto"/>
              <w:jc w:val="center"/>
              <w:rPr>
                <w:b/>
                <w:sz w:val="24"/>
                <w:szCs w:val="24"/>
              </w:rPr>
            </w:pPr>
          </w:p>
        </w:tc>
      </w:tr>
      <w:tr w:rsidR="00C550A2">
        <w:trPr>
          <w:trHeight w:val="425"/>
          <w:jc w:val="center"/>
        </w:trPr>
        <w:tc>
          <w:tcPr>
            <w:tcW w:w="3375" w:type="dxa"/>
          </w:tcPr>
          <w:p w:rsidR="00C550A2" w:rsidRDefault="00CD0184">
            <w:pPr>
              <w:pStyle w:val="normal0"/>
              <w:tabs>
                <w:tab w:val="left" w:pos="7200"/>
              </w:tabs>
              <w:spacing w:line="360" w:lineRule="auto"/>
              <w:rPr>
                <w:b/>
                <w:sz w:val="24"/>
                <w:szCs w:val="24"/>
              </w:rPr>
            </w:pPr>
            <w:r>
              <w:rPr>
                <w:b/>
                <w:sz w:val="24"/>
                <w:szCs w:val="24"/>
              </w:rPr>
              <w:t>Database</w:t>
            </w:r>
          </w:p>
        </w:tc>
        <w:tc>
          <w:tcPr>
            <w:tcW w:w="1920" w:type="dxa"/>
            <w:vAlign w:val="center"/>
          </w:tcPr>
          <w:p w:rsidR="00C550A2" w:rsidRDefault="00CD0184">
            <w:pPr>
              <w:pStyle w:val="normal0"/>
              <w:tabs>
                <w:tab w:val="left" w:pos="7200"/>
              </w:tabs>
              <w:spacing w:line="360" w:lineRule="auto"/>
              <w:jc w:val="center"/>
              <w:rPr>
                <w:b/>
                <w:sz w:val="24"/>
                <w:szCs w:val="24"/>
              </w:rPr>
            </w:pPr>
            <w:r>
              <w:rPr>
                <w:b/>
                <w:sz w:val="24"/>
                <w:szCs w:val="24"/>
              </w:rPr>
              <w:t>6</w:t>
            </w:r>
          </w:p>
        </w:tc>
        <w:tc>
          <w:tcPr>
            <w:tcW w:w="2160" w:type="dxa"/>
            <w:vAlign w:val="center"/>
          </w:tcPr>
          <w:p w:rsidR="00C550A2" w:rsidRDefault="00C550A2">
            <w:pPr>
              <w:pStyle w:val="normal0"/>
              <w:tabs>
                <w:tab w:val="left" w:pos="7200"/>
              </w:tabs>
              <w:spacing w:line="360" w:lineRule="auto"/>
              <w:jc w:val="center"/>
              <w:rPr>
                <w:b/>
                <w:sz w:val="24"/>
                <w:szCs w:val="24"/>
              </w:rPr>
            </w:pPr>
          </w:p>
        </w:tc>
      </w:tr>
      <w:tr w:rsidR="00C550A2">
        <w:trPr>
          <w:trHeight w:val="435"/>
          <w:jc w:val="center"/>
        </w:trPr>
        <w:tc>
          <w:tcPr>
            <w:tcW w:w="3375" w:type="dxa"/>
          </w:tcPr>
          <w:p w:rsidR="00C550A2" w:rsidRDefault="00CD0184">
            <w:pPr>
              <w:pStyle w:val="normal0"/>
              <w:tabs>
                <w:tab w:val="left" w:pos="7200"/>
              </w:tabs>
              <w:spacing w:line="360" w:lineRule="auto"/>
              <w:rPr>
                <w:b/>
                <w:sz w:val="24"/>
                <w:szCs w:val="24"/>
              </w:rPr>
            </w:pPr>
            <w:r>
              <w:rPr>
                <w:b/>
                <w:sz w:val="24"/>
                <w:szCs w:val="24"/>
              </w:rPr>
              <w:t>Computer Organization</w:t>
            </w:r>
          </w:p>
        </w:tc>
        <w:tc>
          <w:tcPr>
            <w:tcW w:w="1920" w:type="dxa"/>
            <w:vAlign w:val="center"/>
          </w:tcPr>
          <w:p w:rsidR="00C550A2" w:rsidRDefault="00CD0184">
            <w:pPr>
              <w:pStyle w:val="normal0"/>
              <w:tabs>
                <w:tab w:val="left" w:pos="7200"/>
              </w:tabs>
              <w:spacing w:line="360" w:lineRule="auto"/>
              <w:jc w:val="center"/>
              <w:rPr>
                <w:b/>
                <w:sz w:val="24"/>
                <w:szCs w:val="24"/>
              </w:rPr>
            </w:pPr>
            <w:r>
              <w:rPr>
                <w:b/>
                <w:sz w:val="24"/>
                <w:szCs w:val="24"/>
              </w:rPr>
              <w:t>15</w:t>
            </w:r>
          </w:p>
        </w:tc>
        <w:tc>
          <w:tcPr>
            <w:tcW w:w="2160" w:type="dxa"/>
            <w:vAlign w:val="center"/>
          </w:tcPr>
          <w:p w:rsidR="00C550A2" w:rsidRDefault="00C550A2">
            <w:pPr>
              <w:pStyle w:val="normal0"/>
              <w:tabs>
                <w:tab w:val="left" w:pos="7200"/>
              </w:tabs>
              <w:spacing w:line="360" w:lineRule="auto"/>
              <w:jc w:val="center"/>
              <w:rPr>
                <w:b/>
                <w:sz w:val="24"/>
                <w:szCs w:val="24"/>
              </w:rPr>
            </w:pPr>
          </w:p>
        </w:tc>
      </w:tr>
      <w:tr w:rsidR="00C550A2">
        <w:trPr>
          <w:trHeight w:val="400"/>
          <w:jc w:val="center"/>
        </w:trPr>
        <w:tc>
          <w:tcPr>
            <w:tcW w:w="3375" w:type="dxa"/>
          </w:tcPr>
          <w:p w:rsidR="00C550A2" w:rsidRDefault="00CD0184">
            <w:pPr>
              <w:pStyle w:val="normal0"/>
              <w:tabs>
                <w:tab w:val="left" w:pos="7200"/>
              </w:tabs>
              <w:spacing w:line="360" w:lineRule="auto"/>
              <w:rPr>
                <w:b/>
                <w:sz w:val="24"/>
                <w:szCs w:val="24"/>
              </w:rPr>
            </w:pPr>
            <w:r>
              <w:rPr>
                <w:b/>
                <w:sz w:val="24"/>
                <w:szCs w:val="24"/>
              </w:rPr>
              <w:t>Web Development</w:t>
            </w:r>
          </w:p>
        </w:tc>
        <w:tc>
          <w:tcPr>
            <w:tcW w:w="1920" w:type="dxa"/>
            <w:vAlign w:val="center"/>
          </w:tcPr>
          <w:p w:rsidR="00C550A2" w:rsidRDefault="00CD0184">
            <w:pPr>
              <w:pStyle w:val="normal0"/>
              <w:tabs>
                <w:tab w:val="left" w:pos="7200"/>
              </w:tabs>
              <w:spacing w:line="360" w:lineRule="auto"/>
              <w:jc w:val="center"/>
              <w:rPr>
                <w:b/>
                <w:sz w:val="24"/>
                <w:szCs w:val="24"/>
              </w:rPr>
            </w:pPr>
            <w:r>
              <w:rPr>
                <w:b/>
                <w:sz w:val="24"/>
                <w:szCs w:val="24"/>
              </w:rPr>
              <w:t>10</w:t>
            </w:r>
          </w:p>
        </w:tc>
        <w:tc>
          <w:tcPr>
            <w:tcW w:w="2160" w:type="dxa"/>
            <w:vAlign w:val="center"/>
          </w:tcPr>
          <w:p w:rsidR="00C550A2" w:rsidRDefault="00C550A2">
            <w:pPr>
              <w:pStyle w:val="normal0"/>
              <w:tabs>
                <w:tab w:val="left" w:pos="7200"/>
              </w:tabs>
              <w:spacing w:line="360" w:lineRule="auto"/>
              <w:jc w:val="center"/>
              <w:rPr>
                <w:b/>
                <w:sz w:val="24"/>
                <w:szCs w:val="24"/>
              </w:rPr>
            </w:pPr>
          </w:p>
        </w:tc>
      </w:tr>
      <w:tr w:rsidR="00C550A2">
        <w:trPr>
          <w:trHeight w:val="372"/>
          <w:jc w:val="center"/>
        </w:trPr>
        <w:tc>
          <w:tcPr>
            <w:tcW w:w="3375" w:type="dxa"/>
          </w:tcPr>
          <w:p w:rsidR="00C550A2" w:rsidRDefault="00CD0184">
            <w:pPr>
              <w:pStyle w:val="normal0"/>
              <w:tabs>
                <w:tab w:val="left" w:pos="7200"/>
              </w:tabs>
              <w:spacing w:line="360" w:lineRule="auto"/>
              <w:rPr>
                <w:b/>
                <w:sz w:val="24"/>
                <w:szCs w:val="24"/>
              </w:rPr>
            </w:pPr>
            <w:r>
              <w:rPr>
                <w:b/>
                <w:sz w:val="24"/>
                <w:szCs w:val="24"/>
              </w:rPr>
              <w:t>Networking</w:t>
            </w:r>
          </w:p>
        </w:tc>
        <w:tc>
          <w:tcPr>
            <w:tcW w:w="1920" w:type="dxa"/>
            <w:vAlign w:val="center"/>
          </w:tcPr>
          <w:p w:rsidR="00C550A2" w:rsidRDefault="00CD0184">
            <w:pPr>
              <w:pStyle w:val="normal0"/>
              <w:tabs>
                <w:tab w:val="left" w:pos="7200"/>
              </w:tabs>
              <w:spacing w:line="360" w:lineRule="auto"/>
              <w:jc w:val="center"/>
              <w:rPr>
                <w:b/>
                <w:sz w:val="24"/>
                <w:szCs w:val="24"/>
              </w:rPr>
            </w:pPr>
            <w:r>
              <w:rPr>
                <w:b/>
                <w:sz w:val="24"/>
                <w:szCs w:val="24"/>
              </w:rPr>
              <w:t>5</w:t>
            </w:r>
          </w:p>
        </w:tc>
        <w:tc>
          <w:tcPr>
            <w:tcW w:w="2160" w:type="dxa"/>
            <w:vAlign w:val="center"/>
          </w:tcPr>
          <w:p w:rsidR="00C550A2" w:rsidRDefault="00C550A2">
            <w:pPr>
              <w:pStyle w:val="normal0"/>
              <w:tabs>
                <w:tab w:val="left" w:pos="7200"/>
              </w:tabs>
              <w:spacing w:line="360" w:lineRule="auto"/>
              <w:jc w:val="center"/>
              <w:rPr>
                <w:b/>
                <w:sz w:val="24"/>
                <w:szCs w:val="24"/>
              </w:rPr>
            </w:pPr>
          </w:p>
        </w:tc>
      </w:tr>
      <w:tr w:rsidR="00C550A2">
        <w:trPr>
          <w:trHeight w:val="70"/>
          <w:jc w:val="center"/>
        </w:trPr>
        <w:tc>
          <w:tcPr>
            <w:tcW w:w="3375" w:type="dxa"/>
          </w:tcPr>
          <w:p w:rsidR="00C550A2" w:rsidRDefault="00C550A2">
            <w:pPr>
              <w:pStyle w:val="normal0"/>
              <w:tabs>
                <w:tab w:val="left" w:pos="7200"/>
              </w:tabs>
              <w:spacing w:line="360" w:lineRule="auto"/>
              <w:jc w:val="center"/>
              <w:rPr>
                <w:b/>
                <w:sz w:val="24"/>
                <w:szCs w:val="24"/>
              </w:rPr>
            </w:pPr>
          </w:p>
        </w:tc>
        <w:tc>
          <w:tcPr>
            <w:tcW w:w="1920" w:type="dxa"/>
            <w:vAlign w:val="center"/>
          </w:tcPr>
          <w:p w:rsidR="00C550A2" w:rsidRDefault="00C550A2">
            <w:pPr>
              <w:pStyle w:val="normal0"/>
              <w:tabs>
                <w:tab w:val="left" w:pos="7200"/>
              </w:tabs>
              <w:spacing w:line="360" w:lineRule="auto"/>
              <w:jc w:val="center"/>
              <w:rPr>
                <w:b/>
                <w:sz w:val="24"/>
                <w:szCs w:val="24"/>
              </w:rPr>
            </w:pPr>
          </w:p>
        </w:tc>
        <w:tc>
          <w:tcPr>
            <w:tcW w:w="2160" w:type="dxa"/>
            <w:vAlign w:val="center"/>
          </w:tcPr>
          <w:p w:rsidR="00C550A2" w:rsidRDefault="00C550A2">
            <w:pPr>
              <w:pStyle w:val="normal0"/>
              <w:tabs>
                <w:tab w:val="left" w:pos="7200"/>
              </w:tabs>
              <w:spacing w:line="360" w:lineRule="auto"/>
              <w:jc w:val="center"/>
              <w:rPr>
                <w:b/>
                <w:sz w:val="24"/>
                <w:szCs w:val="24"/>
              </w:rPr>
            </w:pPr>
          </w:p>
        </w:tc>
      </w:tr>
    </w:tbl>
    <w:p w:rsidR="00C550A2" w:rsidRDefault="00C550A2">
      <w:pPr>
        <w:pStyle w:val="normal0"/>
        <w:spacing w:before="240" w:after="240"/>
        <w:rPr>
          <w:b/>
          <w:sz w:val="24"/>
          <w:szCs w:val="24"/>
        </w:rPr>
      </w:pPr>
    </w:p>
    <w:p w:rsidR="00C550A2" w:rsidRDefault="00C550A2">
      <w:pPr>
        <w:pStyle w:val="normal0"/>
        <w:spacing w:before="240" w:after="240"/>
        <w:rPr>
          <w:b/>
          <w:sz w:val="24"/>
          <w:szCs w:val="24"/>
        </w:rPr>
      </w:pPr>
    </w:p>
    <w:p w:rsidR="00C550A2" w:rsidRDefault="00CD0184">
      <w:pPr>
        <w:pStyle w:val="Heading2"/>
        <w:spacing w:before="240" w:after="240"/>
        <w:rPr>
          <w:b/>
        </w:rPr>
      </w:pPr>
      <w:bookmarkStart w:id="1" w:name="_hp2yunbyh5f" w:colFirst="0" w:colLast="0"/>
      <w:bookmarkEnd w:id="1"/>
      <w:r>
        <w:rPr>
          <w:b/>
        </w:rPr>
        <w:t xml:space="preserve"> Section: Multiple Choice Questions</w:t>
      </w:r>
    </w:p>
    <w:p w:rsidR="00C550A2" w:rsidRDefault="00CD0184">
      <w:pPr>
        <w:pStyle w:val="normal0"/>
        <w:rPr>
          <w:sz w:val="24"/>
          <w:szCs w:val="24"/>
          <w:highlight w:val="white"/>
        </w:rPr>
      </w:pPr>
      <w:r>
        <w:rPr>
          <w:sz w:val="24"/>
          <w:szCs w:val="24"/>
          <w:highlight w:val="white"/>
        </w:rPr>
        <w:t>1. What happens in the 'fetch' part of the Fetch Decode Execute Cycle?</w:t>
      </w:r>
    </w:p>
    <w:p w:rsidR="00C550A2" w:rsidRDefault="00CD0184">
      <w:pPr>
        <w:pStyle w:val="normal0"/>
        <w:numPr>
          <w:ilvl w:val="0"/>
          <w:numId w:val="18"/>
        </w:numPr>
        <w:rPr>
          <w:sz w:val="24"/>
          <w:szCs w:val="24"/>
          <w:highlight w:val="white"/>
        </w:rPr>
      </w:pPr>
      <w:r>
        <w:rPr>
          <w:sz w:val="24"/>
          <w:szCs w:val="24"/>
          <w:highlight w:val="white"/>
        </w:rPr>
        <w:t>The RAM delivers the instruction.</w:t>
      </w:r>
    </w:p>
    <w:p w:rsidR="00C550A2" w:rsidRDefault="00CD0184">
      <w:pPr>
        <w:pStyle w:val="normal0"/>
        <w:numPr>
          <w:ilvl w:val="0"/>
          <w:numId w:val="18"/>
        </w:numPr>
        <w:rPr>
          <w:sz w:val="24"/>
          <w:szCs w:val="24"/>
          <w:highlight w:val="yellow"/>
        </w:rPr>
      </w:pPr>
      <w:r>
        <w:rPr>
          <w:sz w:val="24"/>
          <w:szCs w:val="24"/>
          <w:highlight w:val="yellow"/>
        </w:rPr>
        <w:t>The processor fetches the instruction from primary memory.</w:t>
      </w:r>
    </w:p>
    <w:p w:rsidR="00C550A2" w:rsidRDefault="00CD0184">
      <w:pPr>
        <w:pStyle w:val="normal0"/>
        <w:numPr>
          <w:ilvl w:val="0"/>
          <w:numId w:val="18"/>
        </w:numPr>
        <w:rPr>
          <w:sz w:val="24"/>
          <w:szCs w:val="24"/>
          <w:highlight w:val="white"/>
        </w:rPr>
      </w:pPr>
      <w:r>
        <w:rPr>
          <w:sz w:val="24"/>
          <w:szCs w:val="24"/>
          <w:highlight w:val="white"/>
        </w:rPr>
        <w:t>The program counter goes down by one.</w:t>
      </w:r>
    </w:p>
    <w:p w:rsidR="00C550A2" w:rsidRDefault="00C550A2">
      <w:pPr>
        <w:pStyle w:val="normal0"/>
        <w:rPr>
          <w:sz w:val="24"/>
          <w:szCs w:val="24"/>
          <w:highlight w:val="white"/>
        </w:rPr>
      </w:pPr>
    </w:p>
    <w:p w:rsidR="00C550A2" w:rsidRDefault="00CD0184">
      <w:pPr>
        <w:pStyle w:val="normal0"/>
        <w:rPr>
          <w:sz w:val="24"/>
          <w:szCs w:val="24"/>
          <w:highlight w:val="white"/>
        </w:rPr>
      </w:pPr>
      <w:r>
        <w:rPr>
          <w:sz w:val="24"/>
          <w:szCs w:val="24"/>
          <w:highlight w:val="white"/>
        </w:rPr>
        <w:t>2.  Which of the following hardware components hold together crucial components of a computer like power connector, ROM chip</w:t>
      </w:r>
      <w:r>
        <w:rPr>
          <w:sz w:val="24"/>
          <w:szCs w:val="24"/>
          <w:highlight w:val="white"/>
        </w:rPr>
        <w:t xml:space="preserve"> and slots for graphic cards </w:t>
      </w:r>
      <w:proofErr w:type="gramStart"/>
      <w:r>
        <w:rPr>
          <w:sz w:val="24"/>
          <w:szCs w:val="24"/>
          <w:highlight w:val="white"/>
        </w:rPr>
        <w:t>etc.</w:t>
      </w:r>
      <w:proofErr w:type="gramEnd"/>
    </w:p>
    <w:p w:rsidR="00C550A2" w:rsidRDefault="00CD0184">
      <w:pPr>
        <w:pStyle w:val="normal0"/>
        <w:numPr>
          <w:ilvl w:val="0"/>
          <w:numId w:val="13"/>
        </w:numPr>
        <w:rPr>
          <w:sz w:val="24"/>
          <w:szCs w:val="24"/>
          <w:highlight w:val="white"/>
        </w:rPr>
      </w:pPr>
      <w:r>
        <w:rPr>
          <w:sz w:val="24"/>
          <w:szCs w:val="24"/>
          <w:highlight w:val="white"/>
        </w:rPr>
        <w:t>CPU socket</w:t>
      </w:r>
    </w:p>
    <w:p w:rsidR="00C550A2" w:rsidRDefault="00CD0184">
      <w:pPr>
        <w:pStyle w:val="normal0"/>
        <w:numPr>
          <w:ilvl w:val="0"/>
          <w:numId w:val="13"/>
        </w:numPr>
        <w:rPr>
          <w:sz w:val="24"/>
          <w:szCs w:val="24"/>
          <w:highlight w:val="yellow"/>
        </w:rPr>
      </w:pPr>
      <w:r>
        <w:rPr>
          <w:sz w:val="24"/>
          <w:szCs w:val="24"/>
          <w:highlight w:val="yellow"/>
        </w:rPr>
        <w:t>Motherboard</w:t>
      </w:r>
    </w:p>
    <w:p w:rsidR="00C550A2" w:rsidRDefault="00CD0184">
      <w:pPr>
        <w:pStyle w:val="normal0"/>
        <w:numPr>
          <w:ilvl w:val="0"/>
          <w:numId w:val="13"/>
        </w:numPr>
        <w:rPr>
          <w:sz w:val="24"/>
          <w:szCs w:val="24"/>
          <w:highlight w:val="white"/>
        </w:rPr>
      </w:pPr>
      <w:r>
        <w:rPr>
          <w:sz w:val="24"/>
          <w:szCs w:val="24"/>
          <w:highlight w:val="white"/>
        </w:rPr>
        <w:t xml:space="preserve">RAM </w:t>
      </w:r>
    </w:p>
    <w:p w:rsidR="00C550A2" w:rsidRDefault="00CD0184">
      <w:pPr>
        <w:pStyle w:val="normal0"/>
        <w:numPr>
          <w:ilvl w:val="0"/>
          <w:numId w:val="13"/>
        </w:numPr>
        <w:rPr>
          <w:sz w:val="24"/>
          <w:szCs w:val="24"/>
          <w:highlight w:val="white"/>
        </w:rPr>
      </w:pPr>
      <w:r>
        <w:rPr>
          <w:sz w:val="24"/>
          <w:szCs w:val="24"/>
          <w:highlight w:val="white"/>
        </w:rPr>
        <w:t>None of the above</w:t>
      </w:r>
    </w:p>
    <w:p w:rsidR="00C550A2" w:rsidRDefault="00C550A2">
      <w:pPr>
        <w:pStyle w:val="normal0"/>
        <w:ind w:left="720"/>
        <w:rPr>
          <w:sz w:val="24"/>
          <w:szCs w:val="24"/>
          <w:highlight w:val="white"/>
        </w:rPr>
      </w:pPr>
    </w:p>
    <w:p w:rsidR="00C550A2" w:rsidRDefault="00CD0184">
      <w:pPr>
        <w:pStyle w:val="normal0"/>
        <w:rPr>
          <w:sz w:val="24"/>
          <w:szCs w:val="24"/>
          <w:highlight w:val="white"/>
        </w:rPr>
      </w:pPr>
      <w:r>
        <w:rPr>
          <w:sz w:val="24"/>
          <w:szCs w:val="24"/>
          <w:highlight w:val="white"/>
        </w:rPr>
        <w:t>3. Which of the following are the components of the CPU?</w:t>
      </w:r>
    </w:p>
    <w:p w:rsidR="00C550A2" w:rsidRDefault="00CD0184">
      <w:pPr>
        <w:pStyle w:val="normal0"/>
        <w:numPr>
          <w:ilvl w:val="0"/>
          <w:numId w:val="6"/>
        </w:numPr>
        <w:rPr>
          <w:sz w:val="24"/>
          <w:szCs w:val="24"/>
          <w:highlight w:val="white"/>
        </w:rPr>
      </w:pPr>
      <w:r>
        <w:rPr>
          <w:sz w:val="24"/>
          <w:szCs w:val="24"/>
          <w:highlight w:val="white"/>
        </w:rPr>
        <w:t>ALU</w:t>
      </w:r>
    </w:p>
    <w:p w:rsidR="00C550A2" w:rsidRDefault="00CD0184">
      <w:pPr>
        <w:pStyle w:val="normal0"/>
        <w:numPr>
          <w:ilvl w:val="0"/>
          <w:numId w:val="6"/>
        </w:numPr>
        <w:rPr>
          <w:sz w:val="24"/>
          <w:szCs w:val="24"/>
          <w:highlight w:val="white"/>
        </w:rPr>
      </w:pPr>
      <w:r>
        <w:rPr>
          <w:sz w:val="24"/>
          <w:szCs w:val="24"/>
          <w:highlight w:val="white"/>
        </w:rPr>
        <w:t>Control Unit</w:t>
      </w:r>
    </w:p>
    <w:p w:rsidR="00C550A2" w:rsidRDefault="00CD0184">
      <w:pPr>
        <w:pStyle w:val="normal0"/>
        <w:numPr>
          <w:ilvl w:val="0"/>
          <w:numId w:val="6"/>
        </w:numPr>
        <w:rPr>
          <w:sz w:val="24"/>
          <w:szCs w:val="24"/>
          <w:highlight w:val="white"/>
        </w:rPr>
      </w:pPr>
      <w:r>
        <w:rPr>
          <w:sz w:val="24"/>
          <w:szCs w:val="24"/>
          <w:highlight w:val="white"/>
        </w:rPr>
        <w:t>Cache</w:t>
      </w:r>
    </w:p>
    <w:p w:rsidR="00C550A2" w:rsidRDefault="00CD0184">
      <w:pPr>
        <w:pStyle w:val="normal0"/>
        <w:numPr>
          <w:ilvl w:val="0"/>
          <w:numId w:val="6"/>
        </w:numPr>
        <w:rPr>
          <w:sz w:val="24"/>
          <w:szCs w:val="24"/>
          <w:highlight w:val="yellow"/>
        </w:rPr>
      </w:pPr>
      <w:r>
        <w:rPr>
          <w:sz w:val="24"/>
          <w:szCs w:val="24"/>
          <w:highlight w:val="yellow"/>
        </w:rPr>
        <w:t>All of the above</w:t>
      </w:r>
    </w:p>
    <w:p w:rsidR="00C550A2" w:rsidRDefault="00CD0184">
      <w:pPr>
        <w:pStyle w:val="normal0"/>
        <w:numPr>
          <w:ilvl w:val="0"/>
          <w:numId w:val="6"/>
        </w:numPr>
        <w:rPr>
          <w:sz w:val="24"/>
          <w:szCs w:val="24"/>
          <w:highlight w:val="white"/>
        </w:rPr>
      </w:pPr>
      <w:r>
        <w:rPr>
          <w:sz w:val="24"/>
          <w:szCs w:val="24"/>
          <w:highlight w:val="white"/>
        </w:rPr>
        <w:t xml:space="preserve">Both </w:t>
      </w:r>
      <w:proofErr w:type="spellStart"/>
      <w:r>
        <w:rPr>
          <w:sz w:val="24"/>
          <w:szCs w:val="24"/>
          <w:highlight w:val="white"/>
        </w:rPr>
        <w:t>a&amp;b</w:t>
      </w:r>
      <w:proofErr w:type="spellEnd"/>
    </w:p>
    <w:p w:rsidR="00C550A2" w:rsidRDefault="00C550A2">
      <w:pPr>
        <w:pStyle w:val="normal0"/>
        <w:ind w:left="720"/>
        <w:rPr>
          <w:sz w:val="24"/>
          <w:szCs w:val="24"/>
          <w:highlight w:val="white"/>
        </w:rPr>
      </w:pPr>
    </w:p>
    <w:p w:rsidR="00C550A2" w:rsidRDefault="00CD0184">
      <w:pPr>
        <w:pStyle w:val="normal0"/>
        <w:rPr>
          <w:sz w:val="24"/>
          <w:szCs w:val="24"/>
          <w:highlight w:val="white"/>
        </w:rPr>
      </w:pPr>
      <w:r>
        <w:rPr>
          <w:sz w:val="24"/>
          <w:szCs w:val="24"/>
          <w:highlight w:val="white"/>
        </w:rPr>
        <w:t xml:space="preserve">4. The __________________ moves the data between the </w:t>
      </w:r>
      <w:proofErr w:type="gramStart"/>
      <w:r>
        <w:rPr>
          <w:sz w:val="24"/>
          <w:szCs w:val="24"/>
          <w:highlight w:val="white"/>
        </w:rPr>
        <w:t>registers ,</w:t>
      </w:r>
      <w:proofErr w:type="gramEnd"/>
      <w:r>
        <w:rPr>
          <w:sz w:val="24"/>
          <w:szCs w:val="24"/>
          <w:highlight w:val="white"/>
        </w:rPr>
        <w:t xml:space="preserve"> ALU and memory.</w:t>
      </w:r>
    </w:p>
    <w:p w:rsidR="00C550A2" w:rsidRDefault="00CD0184">
      <w:pPr>
        <w:pStyle w:val="normal0"/>
        <w:numPr>
          <w:ilvl w:val="0"/>
          <w:numId w:val="7"/>
        </w:numPr>
        <w:rPr>
          <w:sz w:val="24"/>
          <w:szCs w:val="24"/>
          <w:highlight w:val="yellow"/>
        </w:rPr>
      </w:pPr>
      <w:r>
        <w:rPr>
          <w:sz w:val="24"/>
          <w:szCs w:val="24"/>
          <w:highlight w:val="yellow"/>
        </w:rPr>
        <w:t>Control Unit</w:t>
      </w:r>
    </w:p>
    <w:p w:rsidR="00C550A2" w:rsidRDefault="00CD0184">
      <w:pPr>
        <w:pStyle w:val="normal0"/>
        <w:numPr>
          <w:ilvl w:val="0"/>
          <w:numId w:val="7"/>
        </w:numPr>
        <w:rPr>
          <w:sz w:val="24"/>
          <w:szCs w:val="24"/>
          <w:highlight w:val="white"/>
        </w:rPr>
      </w:pPr>
      <w:r>
        <w:rPr>
          <w:sz w:val="24"/>
          <w:szCs w:val="24"/>
          <w:highlight w:val="white"/>
        </w:rPr>
        <w:t>CPU</w:t>
      </w:r>
    </w:p>
    <w:p w:rsidR="00C550A2" w:rsidRDefault="00CD0184">
      <w:pPr>
        <w:pStyle w:val="normal0"/>
        <w:numPr>
          <w:ilvl w:val="0"/>
          <w:numId w:val="7"/>
        </w:numPr>
        <w:rPr>
          <w:sz w:val="24"/>
          <w:szCs w:val="24"/>
          <w:highlight w:val="white"/>
        </w:rPr>
      </w:pPr>
      <w:r>
        <w:rPr>
          <w:sz w:val="24"/>
          <w:szCs w:val="24"/>
          <w:highlight w:val="white"/>
        </w:rPr>
        <w:t>Motherboard</w:t>
      </w:r>
    </w:p>
    <w:p w:rsidR="00C550A2" w:rsidRDefault="00CD0184">
      <w:pPr>
        <w:pStyle w:val="normal0"/>
        <w:numPr>
          <w:ilvl w:val="0"/>
          <w:numId w:val="7"/>
        </w:numPr>
        <w:rPr>
          <w:sz w:val="24"/>
          <w:szCs w:val="24"/>
          <w:highlight w:val="white"/>
        </w:rPr>
      </w:pPr>
      <w:r>
        <w:rPr>
          <w:sz w:val="24"/>
          <w:szCs w:val="24"/>
          <w:highlight w:val="white"/>
        </w:rPr>
        <w:t>None of the above</w:t>
      </w:r>
    </w:p>
    <w:p w:rsidR="00C550A2" w:rsidRDefault="00C550A2">
      <w:pPr>
        <w:pStyle w:val="normal0"/>
        <w:rPr>
          <w:sz w:val="24"/>
          <w:szCs w:val="24"/>
          <w:highlight w:val="white"/>
        </w:rPr>
      </w:pPr>
    </w:p>
    <w:p w:rsidR="00C550A2" w:rsidRDefault="00CD0184">
      <w:pPr>
        <w:pStyle w:val="normal0"/>
        <w:rPr>
          <w:sz w:val="24"/>
          <w:szCs w:val="24"/>
          <w:highlight w:val="white"/>
        </w:rPr>
      </w:pPr>
      <w:r>
        <w:rPr>
          <w:sz w:val="24"/>
          <w:szCs w:val="24"/>
          <w:highlight w:val="white"/>
        </w:rPr>
        <w:t xml:space="preserve">5. </w:t>
      </w:r>
      <w:r>
        <w:rPr>
          <w:sz w:val="24"/>
          <w:szCs w:val="24"/>
          <w:highlight w:val="white"/>
        </w:rPr>
        <w:t>A _____________ is a CPU register in the computer processor which has the address of the next instruction to be executed from memory.</w:t>
      </w:r>
    </w:p>
    <w:p w:rsidR="00C550A2" w:rsidRDefault="00CD0184">
      <w:pPr>
        <w:pStyle w:val="normal0"/>
        <w:numPr>
          <w:ilvl w:val="0"/>
          <w:numId w:val="11"/>
        </w:numPr>
        <w:spacing w:before="240"/>
        <w:rPr>
          <w:sz w:val="24"/>
          <w:szCs w:val="24"/>
          <w:highlight w:val="yellow"/>
        </w:rPr>
      </w:pPr>
      <w:r>
        <w:rPr>
          <w:sz w:val="24"/>
          <w:szCs w:val="24"/>
          <w:highlight w:val="yellow"/>
        </w:rPr>
        <w:t>Program Counter</w:t>
      </w:r>
    </w:p>
    <w:p w:rsidR="00C550A2" w:rsidRDefault="00CD0184">
      <w:pPr>
        <w:pStyle w:val="normal0"/>
        <w:numPr>
          <w:ilvl w:val="0"/>
          <w:numId w:val="11"/>
        </w:numPr>
        <w:rPr>
          <w:sz w:val="24"/>
          <w:szCs w:val="24"/>
        </w:rPr>
      </w:pPr>
      <w:r>
        <w:rPr>
          <w:sz w:val="24"/>
          <w:szCs w:val="24"/>
        </w:rPr>
        <w:t>Instruction Register</w:t>
      </w:r>
    </w:p>
    <w:p w:rsidR="00C550A2" w:rsidRDefault="00CD0184">
      <w:pPr>
        <w:pStyle w:val="normal0"/>
        <w:numPr>
          <w:ilvl w:val="0"/>
          <w:numId w:val="11"/>
        </w:numPr>
        <w:rPr>
          <w:sz w:val="24"/>
          <w:szCs w:val="24"/>
        </w:rPr>
      </w:pPr>
      <w:r>
        <w:rPr>
          <w:sz w:val="24"/>
          <w:szCs w:val="24"/>
        </w:rPr>
        <w:t>Memory Buffer Register</w:t>
      </w:r>
    </w:p>
    <w:p w:rsidR="00C550A2" w:rsidRDefault="00CD0184">
      <w:pPr>
        <w:pStyle w:val="normal0"/>
        <w:numPr>
          <w:ilvl w:val="0"/>
          <w:numId w:val="11"/>
        </w:numPr>
        <w:spacing w:after="240"/>
        <w:rPr>
          <w:sz w:val="24"/>
          <w:szCs w:val="24"/>
        </w:rPr>
      </w:pPr>
      <w:r>
        <w:rPr>
          <w:sz w:val="24"/>
          <w:szCs w:val="24"/>
        </w:rPr>
        <w:t>Memory Instruction Register</w:t>
      </w:r>
    </w:p>
    <w:p w:rsidR="00C550A2" w:rsidRDefault="00CD0184">
      <w:pPr>
        <w:pStyle w:val="normal0"/>
        <w:rPr>
          <w:sz w:val="24"/>
          <w:szCs w:val="24"/>
        </w:rPr>
      </w:pPr>
      <w:r>
        <w:rPr>
          <w:sz w:val="24"/>
          <w:szCs w:val="24"/>
        </w:rPr>
        <w:t>6. A graph is a collection of ____</w:t>
      </w:r>
      <w:r>
        <w:rPr>
          <w:sz w:val="24"/>
          <w:szCs w:val="24"/>
        </w:rPr>
        <w:t>______ connected with the help of _________.</w:t>
      </w:r>
    </w:p>
    <w:p w:rsidR="00C550A2" w:rsidRDefault="00CD0184">
      <w:pPr>
        <w:pStyle w:val="normal0"/>
        <w:numPr>
          <w:ilvl w:val="0"/>
          <w:numId w:val="17"/>
        </w:numPr>
        <w:rPr>
          <w:sz w:val="24"/>
          <w:szCs w:val="24"/>
        </w:rPr>
      </w:pPr>
      <w:r>
        <w:rPr>
          <w:sz w:val="24"/>
          <w:szCs w:val="24"/>
        </w:rPr>
        <w:t>edges, vertices</w:t>
      </w:r>
    </w:p>
    <w:p w:rsidR="00C550A2" w:rsidRDefault="00CD0184">
      <w:pPr>
        <w:pStyle w:val="normal0"/>
        <w:numPr>
          <w:ilvl w:val="0"/>
          <w:numId w:val="17"/>
        </w:numPr>
        <w:rPr>
          <w:sz w:val="24"/>
          <w:szCs w:val="24"/>
        </w:rPr>
      </w:pPr>
      <w:r>
        <w:rPr>
          <w:sz w:val="24"/>
          <w:szCs w:val="24"/>
        </w:rPr>
        <w:t>edges, nodes</w:t>
      </w:r>
    </w:p>
    <w:p w:rsidR="00C550A2" w:rsidRDefault="00CD0184">
      <w:pPr>
        <w:pStyle w:val="normal0"/>
        <w:numPr>
          <w:ilvl w:val="0"/>
          <w:numId w:val="17"/>
        </w:numPr>
        <w:rPr>
          <w:sz w:val="24"/>
          <w:szCs w:val="24"/>
          <w:highlight w:val="yellow"/>
        </w:rPr>
      </w:pPr>
      <w:r>
        <w:rPr>
          <w:sz w:val="24"/>
          <w:szCs w:val="24"/>
          <w:highlight w:val="yellow"/>
        </w:rPr>
        <w:t>nodes, edges</w:t>
      </w:r>
    </w:p>
    <w:p w:rsidR="00C550A2" w:rsidRDefault="00CD0184">
      <w:pPr>
        <w:pStyle w:val="normal0"/>
        <w:numPr>
          <w:ilvl w:val="0"/>
          <w:numId w:val="17"/>
        </w:numPr>
        <w:rPr>
          <w:sz w:val="24"/>
          <w:szCs w:val="24"/>
        </w:rPr>
      </w:pPr>
      <w:r>
        <w:rPr>
          <w:sz w:val="24"/>
          <w:szCs w:val="24"/>
        </w:rPr>
        <w:lastRenderedPageBreak/>
        <w:t>nodes , weights</w:t>
      </w:r>
    </w:p>
    <w:p w:rsidR="00C550A2" w:rsidRDefault="00C550A2">
      <w:pPr>
        <w:pStyle w:val="normal0"/>
        <w:rPr>
          <w:sz w:val="24"/>
          <w:szCs w:val="24"/>
        </w:rPr>
      </w:pPr>
    </w:p>
    <w:p w:rsidR="00C550A2" w:rsidRDefault="00CD0184">
      <w:pPr>
        <w:pStyle w:val="normal0"/>
        <w:rPr>
          <w:sz w:val="24"/>
          <w:szCs w:val="24"/>
        </w:rPr>
      </w:pPr>
      <w:r>
        <w:rPr>
          <w:sz w:val="24"/>
          <w:szCs w:val="24"/>
        </w:rPr>
        <w:t>7. Decide how much advertising to purchase in different media to minimize total cost while achieving a target level of reach or frequency. This can be r</w:t>
      </w:r>
      <w:r>
        <w:rPr>
          <w:sz w:val="24"/>
          <w:szCs w:val="24"/>
        </w:rPr>
        <w:t>egarded as __________ problem</w:t>
      </w:r>
    </w:p>
    <w:p w:rsidR="00C550A2" w:rsidRDefault="00CD0184">
      <w:pPr>
        <w:pStyle w:val="normal0"/>
        <w:numPr>
          <w:ilvl w:val="0"/>
          <w:numId w:val="16"/>
        </w:numPr>
        <w:rPr>
          <w:sz w:val="24"/>
          <w:szCs w:val="24"/>
          <w:highlight w:val="yellow"/>
        </w:rPr>
      </w:pPr>
      <w:r>
        <w:rPr>
          <w:sz w:val="24"/>
          <w:szCs w:val="24"/>
          <w:highlight w:val="yellow"/>
        </w:rPr>
        <w:t>Optimization</w:t>
      </w:r>
    </w:p>
    <w:p w:rsidR="00C550A2" w:rsidRDefault="00CD0184">
      <w:pPr>
        <w:pStyle w:val="normal0"/>
        <w:numPr>
          <w:ilvl w:val="0"/>
          <w:numId w:val="16"/>
        </w:numPr>
        <w:rPr>
          <w:sz w:val="24"/>
          <w:szCs w:val="24"/>
        </w:rPr>
      </w:pPr>
      <w:r>
        <w:rPr>
          <w:sz w:val="24"/>
          <w:szCs w:val="24"/>
        </w:rPr>
        <w:t>Prediction</w:t>
      </w:r>
    </w:p>
    <w:p w:rsidR="00C550A2" w:rsidRDefault="00CD0184">
      <w:pPr>
        <w:pStyle w:val="normal0"/>
        <w:numPr>
          <w:ilvl w:val="0"/>
          <w:numId w:val="16"/>
        </w:numPr>
        <w:rPr>
          <w:sz w:val="24"/>
          <w:szCs w:val="24"/>
        </w:rPr>
      </w:pPr>
      <w:r>
        <w:rPr>
          <w:sz w:val="24"/>
          <w:szCs w:val="24"/>
        </w:rPr>
        <w:t>Regression</w:t>
      </w:r>
    </w:p>
    <w:p w:rsidR="00C550A2" w:rsidRDefault="00CD0184">
      <w:pPr>
        <w:pStyle w:val="normal0"/>
        <w:numPr>
          <w:ilvl w:val="0"/>
          <w:numId w:val="16"/>
        </w:numPr>
        <w:rPr>
          <w:sz w:val="24"/>
          <w:szCs w:val="24"/>
        </w:rPr>
      </w:pPr>
      <w:r>
        <w:rPr>
          <w:sz w:val="24"/>
          <w:szCs w:val="24"/>
        </w:rPr>
        <w:t>Classification</w:t>
      </w:r>
    </w:p>
    <w:p w:rsidR="00C550A2" w:rsidRDefault="00C550A2">
      <w:pPr>
        <w:pStyle w:val="normal0"/>
        <w:rPr>
          <w:sz w:val="24"/>
          <w:szCs w:val="24"/>
        </w:rPr>
      </w:pPr>
    </w:p>
    <w:p w:rsidR="00C550A2" w:rsidRDefault="00CD0184">
      <w:pPr>
        <w:pStyle w:val="normal0"/>
        <w:rPr>
          <w:sz w:val="24"/>
          <w:szCs w:val="24"/>
          <w:highlight w:val="white"/>
        </w:rPr>
      </w:pPr>
      <w:r>
        <w:rPr>
          <w:sz w:val="24"/>
          <w:szCs w:val="24"/>
          <w:highlight w:val="white"/>
        </w:rPr>
        <w:t xml:space="preserve"> 8. Which of the following image techniques stores images in the form of pixels?</w:t>
      </w:r>
    </w:p>
    <w:p w:rsidR="00C550A2" w:rsidRDefault="00CD0184">
      <w:pPr>
        <w:pStyle w:val="normal0"/>
        <w:numPr>
          <w:ilvl w:val="0"/>
          <w:numId w:val="9"/>
        </w:numPr>
        <w:rPr>
          <w:sz w:val="24"/>
          <w:szCs w:val="24"/>
          <w:highlight w:val="yellow"/>
        </w:rPr>
      </w:pPr>
      <w:r>
        <w:rPr>
          <w:sz w:val="24"/>
          <w:szCs w:val="24"/>
          <w:highlight w:val="yellow"/>
        </w:rPr>
        <w:t>Bitmap</w:t>
      </w:r>
    </w:p>
    <w:p w:rsidR="00C550A2" w:rsidRDefault="00CD0184">
      <w:pPr>
        <w:pStyle w:val="normal0"/>
        <w:numPr>
          <w:ilvl w:val="0"/>
          <w:numId w:val="9"/>
        </w:numPr>
        <w:rPr>
          <w:sz w:val="24"/>
          <w:szCs w:val="24"/>
          <w:highlight w:val="white"/>
        </w:rPr>
      </w:pPr>
      <w:r>
        <w:rPr>
          <w:sz w:val="24"/>
          <w:szCs w:val="24"/>
          <w:highlight w:val="white"/>
        </w:rPr>
        <w:t>Vector graphics</w:t>
      </w:r>
    </w:p>
    <w:p w:rsidR="00C550A2" w:rsidRDefault="00C550A2">
      <w:pPr>
        <w:pStyle w:val="normal0"/>
        <w:rPr>
          <w:sz w:val="24"/>
          <w:szCs w:val="24"/>
        </w:rPr>
      </w:pPr>
    </w:p>
    <w:p w:rsidR="00C550A2" w:rsidRDefault="00CD0184">
      <w:pPr>
        <w:pStyle w:val="normal0"/>
        <w:rPr>
          <w:sz w:val="24"/>
          <w:szCs w:val="24"/>
        </w:rPr>
      </w:pPr>
      <w:r>
        <w:rPr>
          <w:sz w:val="24"/>
          <w:szCs w:val="24"/>
        </w:rPr>
        <w:t xml:space="preserve">9.  </w:t>
      </w:r>
      <w:proofErr w:type="gramStart"/>
      <w:r>
        <w:rPr>
          <w:sz w:val="24"/>
          <w:szCs w:val="24"/>
        </w:rPr>
        <w:t>Which</w:t>
      </w:r>
      <w:proofErr w:type="gramEnd"/>
      <w:r>
        <w:rPr>
          <w:sz w:val="24"/>
          <w:szCs w:val="24"/>
        </w:rPr>
        <w:t xml:space="preserve"> of the following(s) is/are not an application of Computer Vi</w:t>
      </w:r>
      <w:r>
        <w:rPr>
          <w:sz w:val="24"/>
          <w:szCs w:val="24"/>
        </w:rPr>
        <w:t>sion (choose one or more).</w:t>
      </w:r>
    </w:p>
    <w:p w:rsidR="00C550A2" w:rsidRDefault="00CD0184">
      <w:pPr>
        <w:pStyle w:val="normal0"/>
        <w:numPr>
          <w:ilvl w:val="0"/>
          <w:numId w:val="5"/>
        </w:numPr>
        <w:rPr>
          <w:sz w:val="24"/>
          <w:szCs w:val="24"/>
          <w:highlight w:val="yellow"/>
        </w:rPr>
      </w:pPr>
      <w:r>
        <w:rPr>
          <w:sz w:val="24"/>
          <w:szCs w:val="24"/>
          <w:highlight w:val="yellow"/>
        </w:rPr>
        <w:t>Text to Speech Synthesis</w:t>
      </w:r>
    </w:p>
    <w:p w:rsidR="00C550A2" w:rsidRDefault="00CD0184">
      <w:pPr>
        <w:pStyle w:val="normal0"/>
        <w:numPr>
          <w:ilvl w:val="0"/>
          <w:numId w:val="5"/>
        </w:numPr>
        <w:rPr>
          <w:sz w:val="24"/>
          <w:szCs w:val="24"/>
          <w:highlight w:val="yellow"/>
        </w:rPr>
      </w:pPr>
      <w:r>
        <w:rPr>
          <w:sz w:val="24"/>
          <w:szCs w:val="24"/>
          <w:highlight w:val="yellow"/>
        </w:rPr>
        <w:t>Aircraft Pilot Training Using Simulators</w:t>
      </w:r>
    </w:p>
    <w:p w:rsidR="00C550A2" w:rsidRDefault="00CD0184">
      <w:pPr>
        <w:pStyle w:val="normal0"/>
        <w:numPr>
          <w:ilvl w:val="0"/>
          <w:numId w:val="5"/>
        </w:numPr>
        <w:rPr>
          <w:sz w:val="24"/>
          <w:szCs w:val="24"/>
        </w:rPr>
      </w:pPr>
      <w:r>
        <w:rPr>
          <w:sz w:val="24"/>
          <w:szCs w:val="24"/>
        </w:rPr>
        <w:t>Face Detection</w:t>
      </w:r>
    </w:p>
    <w:p w:rsidR="00C550A2" w:rsidRDefault="00C550A2">
      <w:pPr>
        <w:pStyle w:val="normal0"/>
        <w:ind w:left="720"/>
        <w:rPr>
          <w:sz w:val="24"/>
          <w:szCs w:val="24"/>
        </w:rPr>
      </w:pPr>
    </w:p>
    <w:p w:rsidR="00C550A2" w:rsidRDefault="00CD0184">
      <w:pPr>
        <w:pStyle w:val="normal0"/>
        <w:spacing w:line="240" w:lineRule="auto"/>
        <w:rPr>
          <w:sz w:val="24"/>
          <w:szCs w:val="24"/>
        </w:rPr>
      </w:pPr>
      <w:r>
        <w:rPr>
          <w:sz w:val="24"/>
          <w:szCs w:val="24"/>
        </w:rPr>
        <w:t>10. What are the characteristics of a good database?</w:t>
      </w:r>
    </w:p>
    <w:p w:rsidR="00C550A2" w:rsidRDefault="00CD0184">
      <w:pPr>
        <w:pStyle w:val="normal0"/>
        <w:numPr>
          <w:ilvl w:val="0"/>
          <w:numId w:val="8"/>
        </w:numPr>
        <w:rPr>
          <w:sz w:val="24"/>
          <w:szCs w:val="24"/>
        </w:rPr>
      </w:pPr>
      <w:r>
        <w:rPr>
          <w:sz w:val="24"/>
          <w:szCs w:val="24"/>
        </w:rPr>
        <w:t>Data integrity</w:t>
      </w:r>
    </w:p>
    <w:p w:rsidR="00C550A2" w:rsidRDefault="00CD0184">
      <w:pPr>
        <w:pStyle w:val="normal0"/>
        <w:numPr>
          <w:ilvl w:val="0"/>
          <w:numId w:val="8"/>
        </w:numPr>
        <w:rPr>
          <w:sz w:val="24"/>
          <w:szCs w:val="24"/>
        </w:rPr>
      </w:pPr>
      <w:r>
        <w:rPr>
          <w:sz w:val="24"/>
          <w:szCs w:val="24"/>
        </w:rPr>
        <w:t>Avoiding Data redundancy</w:t>
      </w:r>
    </w:p>
    <w:p w:rsidR="00C550A2" w:rsidRDefault="00CD0184">
      <w:pPr>
        <w:pStyle w:val="normal0"/>
        <w:numPr>
          <w:ilvl w:val="0"/>
          <w:numId w:val="8"/>
        </w:numPr>
        <w:rPr>
          <w:sz w:val="24"/>
          <w:szCs w:val="24"/>
        </w:rPr>
      </w:pPr>
      <w:r>
        <w:rPr>
          <w:sz w:val="24"/>
          <w:szCs w:val="24"/>
        </w:rPr>
        <w:t>Data Security</w:t>
      </w:r>
    </w:p>
    <w:p w:rsidR="00C550A2" w:rsidRDefault="00CD0184">
      <w:pPr>
        <w:pStyle w:val="normal0"/>
        <w:numPr>
          <w:ilvl w:val="0"/>
          <w:numId w:val="8"/>
        </w:numPr>
        <w:spacing w:after="240"/>
        <w:rPr>
          <w:sz w:val="24"/>
          <w:szCs w:val="24"/>
          <w:highlight w:val="yellow"/>
        </w:rPr>
      </w:pPr>
      <w:r>
        <w:rPr>
          <w:sz w:val="24"/>
          <w:szCs w:val="24"/>
          <w:highlight w:val="yellow"/>
        </w:rPr>
        <w:t>All of the given above</w:t>
      </w:r>
    </w:p>
    <w:p w:rsidR="00C550A2" w:rsidRDefault="00CD0184">
      <w:pPr>
        <w:pStyle w:val="normal0"/>
        <w:spacing w:before="240" w:after="240"/>
        <w:jc w:val="center"/>
        <w:rPr>
          <w:sz w:val="24"/>
          <w:szCs w:val="24"/>
        </w:rPr>
      </w:pPr>
      <w:r>
        <w:rPr>
          <w:sz w:val="24"/>
          <w:szCs w:val="24"/>
        </w:rPr>
        <w:t xml:space="preserve">. </w:t>
      </w:r>
      <w:r>
        <w:rPr>
          <w:noProof/>
          <w:sz w:val="24"/>
          <w:szCs w:val="24"/>
          <w:lang w:val="en-US"/>
        </w:rPr>
        <w:drawing>
          <wp:inline distT="114300" distB="114300" distL="114300" distR="114300">
            <wp:extent cx="3952875" cy="1400175"/>
            <wp:effectExtent l="0" t="0" r="0" b="0"/>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cstate="print"/>
                    <a:srcRect/>
                    <a:stretch>
                      <a:fillRect/>
                    </a:stretch>
                  </pic:blipFill>
                  <pic:spPr>
                    <a:xfrm>
                      <a:off x="0" y="0"/>
                      <a:ext cx="3952875" cy="1400175"/>
                    </a:xfrm>
                    <a:prstGeom prst="rect">
                      <a:avLst/>
                    </a:prstGeom>
                    <a:ln/>
                  </pic:spPr>
                </pic:pic>
              </a:graphicData>
            </a:graphic>
          </wp:inline>
        </w:drawing>
      </w:r>
    </w:p>
    <w:p w:rsidR="00C550A2" w:rsidRDefault="00CD0184">
      <w:pPr>
        <w:pStyle w:val="normal0"/>
        <w:spacing w:before="240" w:after="240"/>
        <w:jc w:val="both"/>
        <w:rPr>
          <w:sz w:val="24"/>
          <w:szCs w:val="24"/>
        </w:rPr>
      </w:pPr>
      <w:r>
        <w:rPr>
          <w:sz w:val="24"/>
          <w:szCs w:val="24"/>
        </w:rPr>
        <w:t xml:space="preserve">11. Consider the given tables Student and Instructor. Please note that </w:t>
      </w:r>
      <w:proofErr w:type="spellStart"/>
      <w:r>
        <w:rPr>
          <w:sz w:val="24"/>
          <w:szCs w:val="24"/>
        </w:rPr>
        <w:t>Fname</w:t>
      </w:r>
      <w:proofErr w:type="spellEnd"/>
      <w:r>
        <w:rPr>
          <w:sz w:val="24"/>
          <w:szCs w:val="24"/>
        </w:rPr>
        <w:t xml:space="preserve"> and </w:t>
      </w:r>
      <w:proofErr w:type="spellStart"/>
      <w:r>
        <w:rPr>
          <w:sz w:val="24"/>
          <w:szCs w:val="24"/>
        </w:rPr>
        <w:t>Lname</w:t>
      </w:r>
      <w:proofErr w:type="spellEnd"/>
      <w:r>
        <w:rPr>
          <w:sz w:val="24"/>
          <w:szCs w:val="24"/>
        </w:rPr>
        <w:t xml:space="preserve"> also denote the First Name and Last Name respectively. These tables are union compatible or not?</w:t>
      </w:r>
    </w:p>
    <w:p w:rsidR="00C550A2" w:rsidRDefault="00CD0184">
      <w:pPr>
        <w:pStyle w:val="normal0"/>
        <w:numPr>
          <w:ilvl w:val="0"/>
          <w:numId w:val="3"/>
        </w:numPr>
        <w:spacing w:before="240"/>
        <w:rPr>
          <w:sz w:val="24"/>
          <w:szCs w:val="24"/>
          <w:highlight w:val="yellow"/>
        </w:rPr>
      </w:pPr>
      <w:r>
        <w:rPr>
          <w:sz w:val="24"/>
          <w:szCs w:val="24"/>
          <w:highlight w:val="yellow"/>
        </w:rPr>
        <w:t>Yes</w:t>
      </w:r>
    </w:p>
    <w:p w:rsidR="00C550A2" w:rsidRDefault="00CD0184">
      <w:pPr>
        <w:pStyle w:val="normal0"/>
        <w:numPr>
          <w:ilvl w:val="0"/>
          <w:numId w:val="3"/>
        </w:numPr>
        <w:spacing w:after="240"/>
        <w:rPr>
          <w:sz w:val="24"/>
          <w:szCs w:val="24"/>
        </w:rPr>
      </w:pPr>
      <w:r>
        <w:rPr>
          <w:sz w:val="24"/>
          <w:szCs w:val="24"/>
        </w:rPr>
        <w:t>No</w:t>
      </w:r>
    </w:p>
    <w:p w:rsidR="00C550A2" w:rsidRDefault="00C550A2">
      <w:pPr>
        <w:pStyle w:val="normal0"/>
        <w:spacing w:before="240" w:after="240"/>
        <w:jc w:val="both"/>
        <w:rPr>
          <w:sz w:val="24"/>
          <w:szCs w:val="24"/>
        </w:rPr>
      </w:pPr>
    </w:p>
    <w:p w:rsidR="00C550A2" w:rsidRDefault="00CD0184">
      <w:pPr>
        <w:pStyle w:val="normal0"/>
        <w:spacing w:before="240" w:after="240"/>
        <w:jc w:val="both"/>
        <w:rPr>
          <w:sz w:val="24"/>
          <w:szCs w:val="24"/>
        </w:rPr>
      </w:pPr>
      <w:r>
        <w:rPr>
          <w:sz w:val="24"/>
          <w:szCs w:val="24"/>
        </w:rPr>
        <w:t>12. Which of the following SQL commands deletes a record of an e</w:t>
      </w:r>
      <w:r>
        <w:rPr>
          <w:sz w:val="24"/>
          <w:szCs w:val="24"/>
        </w:rPr>
        <w:t xml:space="preserve">mployee with the </w:t>
      </w:r>
      <w:proofErr w:type="spellStart"/>
      <w:r>
        <w:rPr>
          <w:sz w:val="24"/>
          <w:szCs w:val="24"/>
        </w:rPr>
        <w:t>employee_id</w:t>
      </w:r>
      <w:proofErr w:type="spellEnd"/>
      <w:r>
        <w:rPr>
          <w:sz w:val="24"/>
          <w:szCs w:val="24"/>
        </w:rPr>
        <w:t xml:space="preserve"> 12345, from a table named PERSON.</w:t>
      </w:r>
    </w:p>
    <w:p w:rsidR="00C550A2" w:rsidRDefault="00CD0184">
      <w:pPr>
        <w:pStyle w:val="normal0"/>
        <w:numPr>
          <w:ilvl w:val="0"/>
          <w:numId w:val="1"/>
        </w:numPr>
        <w:spacing w:before="240"/>
        <w:rPr>
          <w:sz w:val="24"/>
          <w:szCs w:val="24"/>
          <w:highlight w:val="yellow"/>
        </w:rPr>
      </w:pPr>
      <w:r>
        <w:rPr>
          <w:sz w:val="24"/>
          <w:szCs w:val="24"/>
          <w:highlight w:val="yellow"/>
        </w:rPr>
        <w:t xml:space="preserve">DELETE FROM person WHERE </w:t>
      </w:r>
      <w:proofErr w:type="spellStart"/>
      <w:r>
        <w:rPr>
          <w:sz w:val="24"/>
          <w:szCs w:val="24"/>
          <w:highlight w:val="yellow"/>
        </w:rPr>
        <w:t>employee_id</w:t>
      </w:r>
      <w:proofErr w:type="spellEnd"/>
      <w:r>
        <w:rPr>
          <w:sz w:val="24"/>
          <w:szCs w:val="24"/>
          <w:highlight w:val="yellow"/>
        </w:rPr>
        <w:t xml:space="preserve"> = ‘12345’</w:t>
      </w:r>
    </w:p>
    <w:p w:rsidR="00C550A2" w:rsidRDefault="00CD0184">
      <w:pPr>
        <w:pStyle w:val="normal0"/>
        <w:numPr>
          <w:ilvl w:val="0"/>
          <w:numId w:val="1"/>
        </w:numPr>
        <w:rPr>
          <w:sz w:val="24"/>
          <w:szCs w:val="24"/>
        </w:rPr>
      </w:pPr>
      <w:r>
        <w:rPr>
          <w:sz w:val="24"/>
          <w:szCs w:val="24"/>
        </w:rPr>
        <w:t xml:space="preserve">DELETE WHERE person FROM </w:t>
      </w:r>
      <w:proofErr w:type="spellStart"/>
      <w:r>
        <w:rPr>
          <w:sz w:val="24"/>
          <w:szCs w:val="24"/>
        </w:rPr>
        <w:t>employee_id</w:t>
      </w:r>
      <w:proofErr w:type="spellEnd"/>
      <w:r>
        <w:rPr>
          <w:sz w:val="24"/>
          <w:szCs w:val="24"/>
        </w:rPr>
        <w:t xml:space="preserve"> = 12345</w:t>
      </w:r>
    </w:p>
    <w:p w:rsidR="00C550A2" w:rsidRDefault="00CD0184">
      <w:pPr>
        <w:pStyle w:val="normal0"/>
        <w:numPr>
          <w:ilvl w:val="0"/>
          <w:numId w:val="1"/>
        </w:numPr>
        <w:rPr>
          <w:sz w:val="24"/>
          <w:szCs w:val="24"/>
        </w:rPr>
      </w:pPr>
      <w:r>
        <w:rPr>
          <w:sz w:val="24"/>
          <w:szCs w:val="24"/>
        </w:rPr>
        <w:t xml:space="preserve">DROP FROM person WHERE </w:t>
      </w:r>
      <w:proofErr w:type="spellStart"/>
      <w:r>
        <w:rPr>
          <w:sz w:val="24"/>
          <w:szCs w:val="24"/>
        </w:rPr>
        <w:t>employee_id</w:t>
      </w:r>
      <w:proofErr w:type="spellEnd"/>
      <w:r>
        <w:rPr>
          <w:sz w:val="24"/>
          <w:szCs w:val="24"/>
        </w:rPr>
        <w:t xml:space="preserve"> = 12345</w:t>
      </w:r>
    </w:p>
    <w:p w:rsidR="00C550A2" w:rsidRDefault="00CD0184">
      <w:pPr>
        <w:pStyle w:val="normal0"/>
        <w:numPr>
          <w:ilvl w:val="0"/>
          <w:numId w:val="1"/>
        </w:numPr>
        <w:spacing w:after="240"/>
        <w:rPr>
          <w:sz w:val="24"/>
          <w:szCs w:val="24"/>
        </w:rPr>
      </w:pPr>
      <w:r>
        <w:rPr>
          <w:sz w:val="24"/>
          <w:szCs w:val="24"/>
        </w:rPr>
        <w:t xml:space="preserve">DELETE WHERE person WHERE </w:t>
      </w:r>
      <w:proofErr w:type="spellStart"/>
      <w:r>
        <w:rPr>
          <w:sz w:val="24"/>
          <w:szCs w:val="24"/>
        </w:rPr>
        <w:t>employee_id</w:t>
      </w:r>
      <w:proofErr w:type="spellEnd"/>
      <w:r>
        <w:rPr>
          <w:sz w:val="24"/>
          <w:szCs w:val="24"/>
        </w:rPr>
        <w:t xml:space="preserve"> = 12345</w:t>
      </w:r>
    </w:p>
    <w:p w:rsidR="00C550A2" w:rsidRDefault="00CD0184">
      <w:pPr>
        <w:pStyle w:val="normal0"/>
        <w:spacing w:before="240" w:after="240"/>
        <w:rPr>
          <w:sz w:val="24"/>
          <w:szCs w:val="24"/>
        </w:rPr>
      </w:pPr>
      <w:r>
        <w:rPr>
          <w:sz w:val="24"/>
          <w:szCs w:val="24"/>
        </w:rPr>
        <w:t xml:space="preserve">13. ML is a </w:t>
      </w:r>
      <w:r>
        <w:rPr>
          <w:sz w:val="24"/>
          <w:szCs w:val="24"/>
        </w:rPr>
        <w:t>field of AI consisting of learning algorithms that?</w:t>
      </w:r>
    </w:p>
    <w:p w:rsidR="00C550A2" w:rsidRDefault="00CD0184">
      <w:pPr>
        <w:pStyle w:val="normal0"/>
        <w:numPr>
          <w:ilvl w:val="0"/>
          <w:numId w:val="10"/>
        </w:numPr>
        <w:spacing w:before="240"/>
        <w:rPr>
          <w:sz w:val="24"/>
          <w:szCs w:val="24"/>
        </w:rPr>
      </w:pPr>
      <w:r>
        <w:rPr>
          <w:sz w:val="24"/>
          <w:szCs w:val="24"/>
        </w:rPr>
        <w:t>Improve their performance</w:t>
      </w:r>
    </w:p>
    <w:p w:rsidR="00C550A2" w:rsidRDefault="00CD0184">
      <w:pPr>
        <w:pStyle w:val="normal0"/>
        <w:numPr>
          <w:ilvl w:val="0"/>
          <w:numId w:val="10"/>
        </w:numPr>
        <w:rPr>
          <w:sz w:val="24"/>
          <w:szCs w:val="24"/>
        </w:rPr>
      </w:pPr>
      <w:r>
        <w:rPr>
          <w:sz w:val="24"/>
          <w:szCs w:val="24"/>
        </w:rPr>
        <w:t>At executing some task</w:t>
      </w:r>
    </w:p>
    <w:p w:rsidR="00C550A2" w:rsidRDefault="00CD0184">
      <w:pPr>
        <w:pStyle w:val="normal0"/>
        <w:numPr>
          <w:ilvl w:val="0"/>
          <w:numId w:val="10"/>
        </w:numPr>
        <w:rPr>
          <w:sz w:val="24"/>
          <w:szCs w:val="24"/>
        </w:rPr>
      </w:pPr>
      <w:r>
        <w:rPr>
          <w:sz w:val="24"/>
          <w:szCs w:val="24"/>
        </w:rPr>
        <w:t>Over time with experience</w:t>
      </w:r>
    </w:p>
    <w:p w:rsidR="00C550A2" w:rsidRDefault="00CD0184">
      <w:pPr>
        <w:pStyle w:val="normal0"/>
        <w:numPr>
          <w:ilvl w:val="0"/>
          <w:numId w:val="10"/>
        </w:numPr>
        <w:spacing w:after="240"/>
        <w:rPr>
          <w:sz w:val="24"/>
          <w:szCs w:val="24"/>
          <w:highlight w:val="yellow"/>
        </w:rPr>
      </w:pPr>
      <w:r>
        <w:rPr>
          <w:sz w:val="24"/>
          <w:szCs w:val="24"/>
          <w:highlight w:val="yellow"/>
        </w:rPr>
        <w:t>All of the above</w:t>
      </w:r>
    </w:p>
    <w:p w:rsidR="00C550A2" w:rsidRDefault="00CD0184">
      <w:pPr>
        <w:pStyle w:val="normal0"/>
        <w:spacing w:before="240" w:after="240"/>
        <w:jc w:val="both"/>
        <w:rPr>
          <w:sz w:val="24"/>
          <w:szCs w:val="24"/>
        </w:rPr>
      </w:pPr>
      <w:r>
        <w:rPr>
          <w:sz w:val="24"/>
          <w:szCs w:val="24"/>
        </w:rPr>
        <w:t>14. You’re running a company, and you want to develop learning algorithms to address each of two problems.</w:t>
      </w:r>
    </w:p>
    <w:p w:rsidR="00C550A2" w:rsidRDefault="00CD0184">
      <w:pPr>
        <w:pStyle w:val="normal0"/>
        <w:spacing w:before="240" w:after="240"/>
        <w:jc w:val="both"/>
        <w:rPr>
          <w:sz w:val="24"/>
          <w:szCs w:val="24"/>
        </w:rPr>
      </w:pPr>
      <w:r>
        <w:rPr>
          <w:b/>
          <w:sz w:val="24"/>
          <w:szCs w:val="24"/>
        </w:rPr>
        <w:t>Problem 1:</w:t>
      </w:r>
      <w:r>
        <w:rPr>
          <w:sz w:val="24"/>
          <w:szCs w:val="24"/>
        </w:rPr>
        <w:t xml:space="preserve"> You have a large inventory of identical items. You want to predict how many of these items will sell over the next 3 months.</w:t>
      </w:r>
    </w:p>
    <w:p w:rsidR="00C550A2" w:rsidRDefault="00CD0184">
      <w:pPr>
        <w:pStyle w:val="normal0"/>
        <w:spacing w:before="240" w:after="240"/>
        <w:jc w:val="both"/>
        <w:rPr>
          <w:sz w:val="24"/>
          <w:szCs w:val="24"/>
        </w:rPr>
      </w:pPr>
      <w:r>
        <w:rPr>
          <w:b/>
          <w:sz w:val="24"/>
          <w:szCs w:val="24"/>
        </w:rPr>
        <w:t>Problem 2:</w:t>
      </w:r>
      <w:r>
        <w:rPr>
          <w:sz w:val="24"/>
          <w:szCs w:val="24"/>
        </w:rPr>
        <w:t xml:space="preserve"> You’d like software to examine individual customer accounts, and for each account decide if it has been </w:t>
      </w:r>
      <w:proofErr w:type="gramStart"/>
      <w:r>
        <w:rPr>
          <w:sz w:val="24"/>
          <w:szCs w:val="24"/>
        </w:rPr>
        <w:t>hacke</w:t>
      </w:r>
      <w:r>
        <w:rPr>
          <w:sz w:val="24"/>
          <w:szCs w:val="24"/>
        </w:rPr>
        <w:t>d/compromised</w:t>
      </w:r>
      <w:proofErr w:type="gramEnd"/>
      <w:r>
        <w:rPr>
          <w:sz w:val="24"/>
          <w:szCs w:val="24"/>
        </w:rPr>
        <w:t>.</w:t>
      </w:r>
    </w:p>
    <w:p w:rsidR="00C550A2" w:rsidRDefault="00CD0184">
      <w:pPr>
        <w:pStyle w:val="normal0"/>
        <w:spacing w:before="240" w:after="240"/>
        <w:jc w:val="both"/>
        <w:rPr>
          <w:sz w:val="24"/>
          <w:szCs w:val="24"/>
        </w:rPr>
      </w:pPr>
      <w:r>
        <w:rPr>
          <w:sz w:val="24"/>
          <w:szCs w:val="24"/>
        </w:rPr>
        <w:t>Should you treat these as classification or as regression problems?</w:t>
      </w:r>
    </w:p>
    <w:p w:rsidR="00C550A2" w:rsidRDefault="00CD0184">
      <w:pPr>
        <w:pStyle w:val="normal0"/>
        <w:numPr>
          <w:ilvl w:val="0"/>
          <w:numId w:val="2"/>
        </w:numPr>
        <w:spacing w:before="240"/>
        <w:jc w:val="both"/>
        <w:rPr>
          <w:sz w:val="24"/>
          <w:szCs w:val="24"/>
        </w:rPr>
      </w:pPr>
      <w:r>
        <w:rPr>
          <w:sz w:val="24"/>
          <w:szCs w:val="24"/>
        </w:rPr>
        <w:t>Treat both as classification problems.</w:t>
      </w:r>
    </w:p>
    <w:p w:rsidR="00C550A2" w:rsidRDefault="00CD0184">
      <w:pPr>
        <w:pStyle w:val="normal0"/>
        <w:numPr>
          <w:ilvl w:val="0"/>
          <w:numId w:val="2"/>
        </w:numPr>
        <w:jc w:val="both"/>
        <w:rPr>
          <w:sz w:val="24"/>
          <w:szCs w:val="24"/>
        </w:rPr>
      </w:pPr>
      <w:r>
        <w:rPr>
          <w:sz w:val="24"/>
          <w:szCs w:val="24"/>
        </w:rPr>
        <w:t>Treat problem 1 as a classification problem, problem 2 as a regression problem.</w:t>
      </w:r>
    </w:p>
    <w:p w:rsidR="00C550A2" w:rsidRDefault="00CD0184">
      <w:pPr>
        <w:pStyle w:val="normal0"/>
        <w:numPr>
          <w:ilvl w:val="0"/>
          <w:numId w:val="2"/>
        </w:numPr>
        <w:jc w:val="both"/>
        <w:rPr>
          <w:sz w:val="24"/>
          <w:szCs w:val="24"/>
          <w:highlight w:val="yellow"/>
        </w:rPr>
      </w:pPr>
      <w:r>
        <w:rPr>
          <w:sz w:val="24"/>
          <w:szCs w:val="24"/>
          <w:highlight w:val="yellow"/>
        </w:rPr>
        <w:t xml:space="preserve">Treat problem 1 as a regression problem, problem 2 as </w:t>
      </w:r>
      <w:r>
        <w:rPr>
          <w:sz w:val="24"/>
          <w:szCs w:val="24"/>
          <w:highlight w:val="yellow"/>
        </w:rPr>
        <w:t>a classification problem.</w:t>
      </w:r>
    </w:p>
    <w:p w:rsidR="00C550A2" w:rsidRDefault="00CD0184">
      <w:pPr>
        <w:pStyle w:val="normal0"/>
        <w:numPr>
          <w:ilvl w:val="0"/>
          <w:numId w:val="2"/>
        </w:numPr>
        <w:spacing w:after="240"/>
        <w:jc w:val="both"/>
        <w:rPr>
          <w:sz w:val="24"/>
          <w:szCs w:val="24"/>
        </w:rPr>
      </w:pPr>
      <w:r>
        <w:rPr>
          <w:sz w:val="24"/>
          <w:szCs w:val="24"/>
        </w:rPr>
        <w:t>Treat both as regression problems.</w:t>
      </w:r>
    </w:p>
    <w:p w:rsidR="00C550A2" w:rsidRDefault="00CD0184">
      <w:pPr>
        <w:pStyle w:val="normal0"/>
        <w:spacing w:before="240" w:after="240"/>
        <w:jc w:val="both"/>
        <w:rPr>
          <w:sz w:val="24"/>
          <w:szCs w:val="24"/>
        </w:rPr>
      </w:pPr>
      <w:r>
        <w:rPr>
          <w:sz w:val="24"/>
          <w:szCs w:val="24"/>
        </w:rPr>
        <w:t xml:space="preserve">15. Of the following examples, which would you address using an </w:t>
      </w:r>
      <w:r>
        <w:rPr>
          <w:sz w:val="24"/>
          <w:szCs w:val="24"/>
          <w:u w:val="single"/>
        </w:rPr>
        <w:t>unsupervised</w:t>
      </w:r>
      <w:r>
        <w:rPr>
          <w:sz w:val="24"/>
          <w:szCs w:val="24"/>
        </w:rPr>
        <w:t xml:space="preserve"> learning algorithm?  (Check all that apply.)</w:t>
      </w:r>
    </w:p>
    <w:p w:rsidR="00C550A2" w:rsidRDefault="00CD0184">
      <w:pPr>
        <w:pStyle w:val="normal0"/>
        <w:numPr>
          <w:ilvl w:val="0"/>
          <w:numId w:val="15"/>
        </w:numPr>
        <w:spacing w:before="240"/>
        <w:jc w:val="both"/>
        <w:rPr>
          <w:sz w:val="24"/>
          <w:szCs w:val="24"/>
        </w:rPr>
      </w:pPr>
      <w:r>
        <w:rPr>
          <w:sz w:val="24"/>
          <w:szCs w:val="24"/>
        </w:rPr>
        <w:t>Given email labeled as spam/not spam, learn a spam filter.</w:t>
      </w:r>
    </w:p>
    <w:p w:rsidR="00C550A2" w:rsidRDefault="00CD0184">
      <w:pPr>
        <w:pStyle w:val="normal0"/>
        <w:numPr>
          <w:ilvl w:val="0"/>
          <w:numId w:val="15"/>
        </w:numPr>
        <w:jc w:val="both"/>
        <w:rPr>
          <w:sz w:val="24"/>
          <w:szCs w:val="24"/>
          <w:highlight w:val="yellow"/>
        </w:rPr>
      </w:pPr>
      <w:r>
        <w:rPr>
          <w:sz w:val="24"/>
          <w:szCs w:val="24"/>
          <w:highlight w:val="yellow"/>
        </w:rPr>
        <w:t>Given a set of</w:t>
      </w:r>
      <w:r>
        <w:rPr>
          <w:sz w:val="24"/>
          <w:szCs w:val="24"/>
          <w:highlight w:val="yellow"/>
        </w:rPr>
        <w:t xml:space="preserve"> news articles found on the web, group them into set of articles about the same story.</w:t>
      </w:r>
    </w:p>
    <w:p w:rsidR="00C550A2" w:rsidRDefault="00CD0184">
      <w:pPr>
        <w:pStyle w:val="normal0"/>
        <w:numPr>
          <w:ilvl w:val="0"/>
          <w:numId w:val="15"/>
        </w:numPr>
        <w:jc w:val="both"/>
        <w:rPr>
          <w:sz w:val="24"/>
          <w:szCs w:val="24"/>
          <w:highlight w:val="yellow"/>
        </w:rPr>
      </w:pPr>
      <w:r>
        <w:rPr>
          <w:sz w:val="24"/>
          <w:szCs w:val="24"/>
          <w:highlight w:val="yellow"/>
        </w:rPr>
        <w:t>Given a database of customer data, automatically discover market segments and group customers into different market segments.</w:t>
      </w:r>
    </w:p>
    <w:p w:rsidR="00C550A2" w:rsidRDefault="00CD0184">
      <w:pPr>
        <w:pStyle w:val="normal0"/>
        <w:numPr>
          <w:ilvl w:val="0"/>
          <w:numId w:val="15"/>
        </w:numPr>
        <w:spacing w:after="240"/>
        <w:jc w:val="both"/>
        <w:rPr>
          <w:sz w:val="24"/>
          <w:szCs w:val="24"/>
        </w:rPr>
      </w:pPr>
      <w:r>
        <w:rPr>
          <w:sz w:val="24"/>
          <w:szCs w:val="24"/>
        </w:rPr>
        <w:t>Given a dataset of patients diagnosed as ei</w:t>
      </w:r>
      <w:r>
        <w:rPr>
          <w:sz w:val="24"/>
          <w:szCs w:val="24"/>
        </w:rPr>
        <w:t xml:space="preserve">ther having diabetes or not, learn to classify new patients as having diabetes or not. </w:t>
      </w:r>
    </w:p>
    <w:p w:rsidR="00C550A2" w:rsidRDefault="00C550A2">
      <w:pPr>
        <w:pStyle w:val="normal0"/>
        <w:rPr>
          <w:sz w:val="24"/>
          <w:szCs w:val="24"/>
        </w:rPr>
      </w:pPr>
    </w:p>
    <w:p w:rsidR="00C550A2" w:rsidRDefault="00C550A2">
      <w:pPr>
        <w:pStyle w:val="normal0"/>
        <w:rPr>
          <w:sz w:val="24"/>
          <w:szCs w:val="24"/>
        </w:rPr>
      </w:pPr>
    </w:p>
    <w:p w:rsidR="00C550A2" w:rsidRDefault="00CD0184">
      <w:pPr>
        <w:pStyle w:val="Heading2"/>
        <w:spacing w:before="240"/>
        <w:rPr>
          <w:b/>
        </w:rPr>
      </w:pPr>
      <w:bookmarkStart w:id="2" w:name="_pr1mixu634qg" w:colFirst="0" w:colLast="0"/>
      <w:bookmarkEnd w:id="2"/>
      <w:r>
        <w:rPr>
          <w:b/>
        </w:rPr>
        <w:t>Section: Number System</w:t>
      </w:r>
    </w:p>
    <w:p w:rsidR="00C550A2" w:rsidRDefault="00CD0184">
      <w:pPr>
        <w:pStyle w:val="normal0"/>
        <w:spacing w:before="240"/>
        <w:rPr>
          <w:sz w:val="24"/>
          <w:szCs w:val="24"/>
        </w:rPr>
      </w:pPr>
      <w:r>
        <w:rPr>
          <w:sz w:val="24"/>
          <w:szCs w:val="24"/>
        </w:rPr>
        <w:t>1. How many different unsigned numbers can be represented using 16 bits? [1 point]</w:t>
      </w:r>
    </w:p>
    <w:p w:rsidR="00C550A2" w:rsidRDefault="00CD0184">
      <w:pPr>
        <w:pStyle w:val="normal0"/>
        <w:spacing w:before="240"/>
        <w:rPr>
          <w:sz w:val="24"/>
          <w:szCs w:val="24"/>
        </w:rPr>
      </w:pPr>
      <w:r>
        <w:rPr>
          <w:sz w:val="24"/>
          <w:szCs w:val="24"/>
        </w:rPr>
        <w:t xml:space="preserve">00 </w:t>
      </w:r>
    </w:p>
    <w:tbl>
      <w:tblPr>
        <w:tblStyle w:val="a1"/>
        <w:tblW w:w="9345" w:type="dxa"/>
        <w:tblBorders>
          <w:top w:val="nil"/>
          <w:left w:val="nil"/>
          <w:bottom w:val="nil"/>
          <w:right w:val="nil"/>
          <w:insideH w:val="nil"/>
          <w:insideV w:val="nil"/>
        </w:tblBorders>
        <w:tblLayout w:type="fixed"/>
        <w:tblLook w:val="0600"/>
      </w:tblPr>
      <w:tblGrid>
        <w:gridCol w:w="1500"/>
        <w:gridCol w:w="3570"/>
        <w:gridCol w:w="2340"/>
        <w:gridCol w:w="1935"/>
      </w:tblGrid>
      <w:tr w:rsidR="00C550A2">
        <w:trPr>
          <w:trHeight w:val="465"/>
        </w:trPr>
        <w:tc>
          <w:tcPr>
            <w:tcW w:w="15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550A2" w:rsidRDefault="00CD0184">
            <w:pPr>
              <w:pStyle w:val="normal0"/>
              <w:spacing w:before="240"/>
              <w:rPr>
                <w:sz w:val="24"/>
                <w:szCs w:val="24"/>
              </w:rPr>
            </w:pPr>
            <w:r>
              <w:rPr>
                <w:sz w:val="24"/>
                <w:szCs w:val="24"/>
              </w:rPr>
              <w:t>16</w:t>
            </w:r>
          </w:p>
        </w:tc>
        <w:tc>
          <w:tcPr>
            <w:tcW w:w="3570" w:type="dxa"/>
            <w:tcBorders>
              <w:top w:val="single" w:sz="8"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rsidR="00C550A2" w:rsidRDefault="00CD0184">
            <w:pPr>
              <w:pStyle w:val="normal0"/>
              <w:spacing w:before="240"/>
              <w:rPr>
                <w:sz w:val="24"/>
                <w:szCs w:val="24"/>
                <w:highlight w:val="yellow"/>
              </w:rPr>
            </w:pPr>
            <w:r w:rsidRPr="004F79F0">
              <w:rPr>
                <w:sz w:val="24"/>
                <w:szCs w:val="24"/>
              </w:rPr>
              <w:t>2^16  - 1</w:t>
            </w:r>
          </w:p>
        </w:tc>
        <w:tc>
          <w:tcPr>
            <w:tcW w:w="2340" w:type="dxa"/>
            <w:tcBorders>
              <w:top w:val="single" w:sz="8"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rsidR="00C550A2" w:rsidRDefault="00CD0184">
            <w:pPr>
              <w:pStyle w:val="normal0"/>
              <w:spacing w:before="240"/>
              <w:rPr>
                <w:sz w:val="24"/>
                <w:szCs w:val="24"/>
              </w:rPr>
            </w:pPr>
            <w:r w:rsidRPr="004F79F0">
              <w:rPr>
                <w:sz w:val="24"/>
                <w:szCs w:val="24"/>
                <w:highlight w:val="yellow"/>
              </w:rPr>
              <w:t>2^16</w:t>
            </w:r>
          </w:p>
        </w:tc>
        <w:tc>
          <w:tcPr>
            <w:tcW w:w="1935" w:type="dxa"/>
            <w:tcBorders>
              <w:top w:val="single" w:sz="8"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rsidR="00C550A2" w:rsidRDefault="00CD0184">
            <w:pPr>
              <w:pStyle w:val="normal0"/>
              <w:spacing w:before="240"/>
              <w:rPr>
                <w:sz w:val="24"/>
                <w:szCs w:val="24"/>
              </w:rPr>
            </w:pPr>
            <w:r>
              <w:rPr>
                <w:sz w:val="24"/>
                <w:szCs w:val="24"/>
              </w:rPr>
              <w:t>2^8</w:t>
            </w:r>
          </w:p>
        </w:tc>
      </w:tr>
    </w:tbl>
    <w:p w:rsidR="00C550A2" w:rsidRDefault="00CD0184">
      <w:pPr>
        <w:pStyle w:val="normal0"/>
        <w:spacing w:before="240" w:after="240"/>
        <w:rPr>
          <w:sz w:val="24"/>
          <w:szCs w:val="24"/>
        </w:rPr>
      </w:pPr>
      <w:r>
        <w:rPr>
          <w:sz w:val="24"/>
          <w:szCs w:val="24"/>
        </w:rPr>
        <w:t xml:space="preserve"> </w:t>
      </w:r>
    </w:p>
    <w:p w:rsidR="00C550A2" w:rsidRDefault="00CD0184">
      <w:pPr>
        <w:pStyle w:val="normal0"/>
        <w:spacing w:before="240"/>
        <w:rPr>
          <w:b/>
          <w:sz w:val="24"/>
          <w:szCs w:val="24"/>
        </w:rPr>
      </w:pPr>
      <w:r>
        <w:rPr>
          <w:sz w:val="24"/>
          <w:szCs w:val="24"/>
        </w:rPr>
        <w:t xml:space="preserve">2. If the sign magnitude method is used to represent signed numbers, what is the range of numbers </w:t>
      </w:r>
      <w:proofErr w:type="spellStart"/>
      <w:r>
        <w:rPr>
          <w:sz w:val="24"/>
          <w:szCs w:val="24"/>
        </w:rPr>
        <w:t>representable</w:t>
      </w:r>
      <w:proofErr w:type="spellEnd"/>
      <w:r>
        <w:rPr>
          <w:sz w:val="24"/>
          <w:szCs w:val="24"/>
        </w:rPr>
        <w:t xml:space="preserve"> using 32 bits? [1 Point</w:t>
      </w:r>
      <w:r>
        <w:rPr>
          <w:b/>
          <w:sz w:val="24"/>
          <w:szCs w:val="24"/>
        </w:rPr>
        <w:t>]</w:t>
      </w:r>
    </w:p>
    <w:p w:rsidR="00C550A2" w:rsidRDefault="00C550A2">
      <w:pPr>
        <w:pStyle w:val="normal0"/>
        <w:spacing w:before="240"/>
        <w:rPr>
          <w:b/>
          <w:sz w:val="24"/>
          <w:szCs w:val="24"/>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360"/>
      </w:tblGrid>
      <w:tr w:rsidR="00C550A2">
        <w:tc>
          <w:tcPr>
            <w:tcW w:w="9360" w:type="dxa"/>
            <w:shd w:val="clear" w:color="auto" w:fill="auto"/>
            <w:tcMar>
              <w:top w:w="100" w:type="dxa"/>
              <w:left w:w="100" w:type="dxa"/>
              <w:bottom w:w="100" w:type="dxa"/>
              <w:right w:w="100" w:type="dxa"/>
            </w:tcMar>
          </w:tcPr>
          <w:p w:rsidR="00C550A2" w:rsidRDefault="00CD0184">
            <w:pPr>
              <w:pStyle w:val="normal0"/>
              <w:widowControl w:val="0"/>
              <w:pBdr>
                <w:top w:val="nil"/>
                <w:left w:val="nil"/>
                <w:bottom w:val="nil"/>
                <w:right w:val="nil"/>
                <w:between w:val="nil"/>
              </w:pBdr>
              <w:spacing w:line="240" w:lineRule="auto"/>
              <w:rPr>
                <w:b/>
                <w:sz w:val="24"/>
                <w:szCs w:val="24"/>
              </w:rPr>
            </w:pPr>
            <w:r>
              <w:rPr>
                <w:rFonts w:ascii="Times New Roman" w:eastAsia="Times New Roman" w:hAnsi="Times New Roman" w:cs="Times New Roman"/>
                <w:b/>
                <w:sz w:val="40"/>
                <w:szCs w:val="40"/>
                <w:highlight w:val="yellow"/>
              </w:rPr>
              <w:t>-2</w:t>
            </w:r>
            <w:r>
              <w:rPr>
                <w:rFonts w:ascii="Times New Roman" w:eastAsia="Times New Roman" w:hAnsi="Times New Roman" w:cs="Times New Roman"/>
                <w:b/>
                <w:sz w:val="40"/>
                <w:szCs w:val="40"/>
                <w:highlight w:val="yellow"/>
                <w:vertAlign w:val="superscript"/>
              </w:rPr>
              <w:t>3</w:t>
            </w:r>
            <w:r>
              <w:rPr>
                <w:rFonts w:ascii="Times New Roman" w:eastAsia="Times New Roman" w:hAnsi="Times New Roman" w:cs="Times New Roman"/>
                <w:b/>
                <w:sz w:val="40"/>
                <w:szCs w:val="40"/>
                <w:highlight w:val="yellow"/>
                <w:vertAlign w:val="superscript"/>
              </w:rPr>
              <w:t>2</w:t>
            </w:r>
            <w:r>
              <w:rPr>
                <w:rFonts w:ascii="Times New Roman" w:eastAsia="Times New Roman" w:hAnsi="Times New Roman" w:cs="Times New Roman"/>
                <w:b/>
                <w:sz w:val="40"/>
                <w:szCs w:val="40"/>
                <w:highlight w:val="yellow"/>
                <w:vertAlign w:val="superscript"/>
              </w:rPr>
              <w:t>-</w:t>
            </w:r>
            <w:r>
              <w:rPr>
                <w:rFonts w:ascii="Times New Roman" w:eastAsia="Times New Roman" w:hAnsi="Times New Roman" w:cs="Times New Roman"/>
                <w:b/>
                <w:sz w:val="40"/>
                <w:szCs w:val="40"/>
                <w:highlight w:val="yellow"/>
                <w:vertAlign w:val="superscript"/>
              </w:rPr>
              <w:t>1</w:t>
            </w:r>
            <w:r>
              <w:rPr>
                <w:rFonts w:ascii="Times New Roman" w:eastAsia="Times New Roman" w:hAnsi="Times New Roman" w:cs="Times New Roman"/>
                <w:b/>
                <w:sz w:val="40"/>
                <w:szCs w:val="40"/>
                <w:highlight w:val="yellow"/>
              </w:rPr>
              <w:t>-1</w:t>
            </w:r>
            <w:r>
              <w:rPr>
                <w:rFonts w:ascii="Times New Roman" w:eastAsia="Times New Roman" w:hAnsi="Times New Roman" w:cs="Times New Roman"/>
                <w:b/>
                <w:sz w:val="40"/>
                <w:szCs w:val="40"/>
                <w:highlight w:val="yellow"/>
              </w:rPr>
              <w:t xml:space="preserve"> to 2</w:t>
            </w:r>
            <w:r>
              <w:rPr>
                <w:rFonts w:ascii="Times New Roman" w:eastAsia="Times New Roman" w:hAnsi="Times New Roman" w:cs="Times New Roman"/>
                <w:b/>
                <w:sz w:val="40"/>
                <w:szCs w:val="40"/>
                <w:highlight w:val="yellow"/>
                <w:vertAlign w:val="superscript"/>
              </w:rPr>
              <w:t>3</w:t>
            </w:r>
            <w:r>
              <w:rPr>
                <w:rFonts w:ascii="Times New Roman" w:eastAsia="Times New Roman" w:hAnsi="Times New Roman" w:cs="Times New Roman"/>
                <w:b/>
                <w:sz w:val="40"/>
                <w:szCs w:val="40"/>
                <w:highlight w:val="yellow"/>
                <w:vertAlign w:val="superscript"/>
              </w:rPr>
              <w:t>2</w:t>
            </w:r>
            <w:r>
              <w:rPr>
                <w:rFonts w:ascii="Times New Roman" w:eastAsia="Times New Roman" w:hAnsi="Times New Roman" w:cs="Times New Roman"/>
                <w:b/>
                <w:sz w:val="40"/>
                <w:szCs w:val="40"/>
                <w:highlight w:val="yellow"/>
                <w:vertAlign w:val="superscript"/>
              </w:rPr>
              <w:t>-</w:t>
            </w:r>
            <w:r>
              <w:rPr>
                <w:rFonts w:ascii="Times New Roman" w:eastAsia="Times New Roman" w:hAnsi="Times New Roman" w:cs="Times New Roman"/>
                <w:b/>
                <w:sz w:val="40"/>
                <w:szCs w:val="40"/>
                <w:highlight w:val="yellow"/>
                <w:vertAlign w:val="superscript"/>
              </w:rPr>
              <w:t>1</w:t>
            </w:r>
            <w:r>
              <w:rPr>
                <w:rFonts w:ascii="Times New Roman" w:eastAsia="Times New Roman" w:hAnsi="Times New Roman" w:cs="Times New Roman"/>
                <w:b/>
                <w:sz w:val="40"/>
                <w:szCs w:val="40"/>
                <w:highlight w:val="yellow"/>
              </w:rPr>
              <w:t>-1</w:t>
            </w:r>
          </w:p>
        </w:tc>
      </w:tr>
    </w:tbl>
    <w:p w:rsidR="00C550A2" w:rsidRDefault="00C550A2">
      <w:pPr>
        <w:pStyle w:val="normal0"/>
        <w:rPr>
          <w:b/>
          <w:sz w:val="24"/>
          <w:szCs w:val="24"/>
        </w:rPr>
      </w:pPr>
    </w:p>
    <w:p w:rsidR="00C550A2" w:rsidRDefault="00CD0184">
      <w:pPr>
        <w:pStyle w:val="normal0"/>
        <w:spacing w:before="240"/>
        <w:rPr>
          <w:sz w:val="24"/>
          <w:szCs w:val="24"/>
        </w:rPr>
      </w:pPr>
      <w:r>
        <w:rPr>
          <w:color w:val="222222"/>
          <w:sz w:val="24"/>
          <w:szCs w:val="24"/>
        </w:rPr>
        <w:t>3</w:t>
      </w:r>
      <w:r>
        <w:rPr>
          <w:sz w:val="24"/>
          <w:szCs w:val="24"/>
        </w:rPr>
        <w:t>. Encryption [8 Points]</w:t>
      </w:r>
    </w:p>
    <w:p w:rsidR="00C550A2" w:rsidRDefault="00CD0184">
      <w:pPr>
        <w:pStyle w:val="normal0"/>
        <w:spacing w:before="240"/>
        <w:rPr>
          <w:sz w:val="24"/>
          <w:szCs w:val="24"/>
        </w:rPr>
      </w:pPr>
      <w:r>
        <w:rPr>
          <w:sz w:val="24"/>
          <w:szCs w:val="24"/>
        </w:rPr>
        <w:t>An application saves passwords using following encryption algorithm:</w:t>
      </w:r>
    </w:p>
    <w:p w:rsidR="00C550A2" w:rsidRDefault="00CD0184">
      <w:pPr>
        <w:pStyle w:val="normal0"/>
        <w:spacing w:before="240"/>
        <w:rPr>
          <w:sz w:val="24"/>
          <w:szCs w:val="24"/>
        </w:rPr>
      </w:pPr>
      <w:r>
        <w:rPr>
          <w:sz w:val="24"/>
          <w:szCs w:val="24"/>
        </w:rPr>
        <w:tab/>
      </w:r>
      <w:proofErr w:type="spellStart"/>
      <w:r>
        <w:rPr>
          <w:sz w:val="24"/>
          <w:szCs w:val="24"/>
        </w:rPr>
        <w:t>i</w:t>
      </w:r>
      <w:proofErr w:type="spellEnd"/>
      <w:r>
        <w:rPr>
          <w:sz w:val="24"/>
          <w:szCs w:val="24"/>
        </w:rPr>
        <w:t>- Take a string s</w:t>
      </w:r>
    </w:p>
    <w:p w:rsidR="00C550A2" w:rsidRDefault="00CD0184">
      <w:pPr>
        <w:pStyle w:val="normal0"/>
        <w:spacing w:before="240"/>
        <w:rPr>
          <w:sz w:val="24"/>
          <w:szCs w:val="24"/>
        </w:rPr>
      </w:pPr>
      <w:r>
        <w:rPr>
          <w:sz w:val="24"/>
          <w:szCs w:val="24"/>
        </w:rPr>
        <w:tab/>
      </w:r>
      <w:proofErr w:type="gramStart"/>
      <w:r>
        <w:rPr>
          <w:sz w:val="24"/>
          <w:szCs w:val="24"/>
        </w:rPr>
        <w:t>ii-</w:t>
      </w:r>
      <w:proofErr w:type="gramEnd"/>
      <w:r>
        <w:rPr>
          <w:sz w:val="24"/>
          <w:szCs w:val="24"/>
        </w:rPr>
        <w:t xml:space="preserve"> Write binary of the string s by converting each character to 7 bit binary of its ASCII values</w:t>
      </w:r>
    </w:p>
    <w:p w:rsidR="00C550A2" w:rsidRDefault="00CD0184">
      <w:pPr>
        <w:pStyle w:val="normal0"/>
        <w:spacing w:before="240"/>
        <w:ind w:firstLine="720"/>
        <w:rPr>
          <w:sz w:val="24"/>
          <w:szCs w:val="24"/>
        </w:rPr>
      </w:pPr>
      <w:proofErr w:type="gramStart"/>
      <w:r>
        <w:rPr>
          <w:sz w:val="24"/>
          <w:szCs w:val="24"/>
        </w:rPr>
        <w:t>iii-</w:t>
      </w:r>
      <w:proofErr w:type="gramEnd"/>
      <w:r>
        <w:rPr>
          <w:sz w:val="24"/>
          <w:szCs w:val="24"/>
        </w:rPr>
        <w:t xml:space="preserve"> Flip the first two bits from right to left, 2 bits from left to right and the middle bit. For example if ASCII value of a character i</w:t>
      </w:r>
      <w:r>
        <w:rPr>
          <w:sz w:val="24"/>
          <w:szCs w:val="24"/>
        </w:rPr>
        <w:t>s 1001110, then after step 3 it will become 0100101</w:t>
      </w:r>
    </w:p>
    <w:p w:rsidR="00C550A2" w:rsidRDefault="00CD0184">
      <w:pPr>
        <w:pStyle w:val="normal0"/>
        <w:spacing w:before="240"/>
        <w:ind w:firstLine="720"/>
        <w:rPr>
          <w:sz w:val="24"/>
          <w:szCs w:val="24"/>
        </w:rPr>
      </w:pPr>
      <w:proofErr w:type="gramStart"/>
      <w:r>
        <w:rPr>
          <w:sz w:val="24"/>
          <w:szCs w:val="24"/>
        </w:rPr>
        <w:t>iv-</w:t>
      </w:r>
      <w:proofErr w:type="gramEnd"/>
      <w:r>
        <w:rPr>
          <w:sz w:val="24"/>
          <w:szCs w:val="24"/>
        </w:rPr>
        <w:t xml:space="preserve"> Save the character against binary derived in step 3</w:t>
      </w:r>
    </w:p>
    <w:p w:rsidR="00C550A2" w:rsidRDefault="00C550A2">
      <w:pPr>
        <w:pStyle w:val="normal0"/>
        <w:spacing w:before="240"/>
        <w:rPr>
          <w:b/>
          <w:sz w:val="24"/>
          <w:szCs w:val="24"/>
        </w:rPr>
      </w:pPr>
    </w:p>
    <w:p w:rsidR="00C550A2" w:rsidRDefault="00C550A2">
      <w:pPr>
        <w:pStyle w:val="normal0"/>
        <w:spacing w:before="240"/>
        <w:rPr>
          <w:b/>
          <w:sz w:val="24"/>
          <w:szCs w:val="24"/>
        </w:rPr>
      </w:pPr>
    </w:p>
    <w:p w:rsidR="00C550A2" w:rsidRDefault="00C550A2">
      <w:pPr>
        <w:pStyle w:val="normal0"/>
        <w:spacing w:before="240"/>
        <w:rPr>
          <w:b/>
          <w:sz w:val="24"/>
          <w:szCs w:val="24"/>
        </w:rPr>
      </w:pPr>
    </w:p>
    <w:p w:rsidR="00C550A2" w:rsidRDefault="00C550A2">
      <w:pPr>
        <w:pStyle w:val="normal0"/>
        <w:spacing w:before="240"/>
        <w:rPr>
          <w:b/>
          <w:sz w:val="24"/>
          <w:szCs w:val="24"/>
        </w:rPr>
      </w:pPr>
    </w:p>
    <w:p w:rsidR="00C550A2" w:rsidRDefault="00CD0184">
      <w:pPr>
        <w:pStyle w:val="normal0"/>
        <w:spacing w:before="240"/>
        <w:rPr>
          <w:b/>
          <w:sz w:val="24"/>
          <w:szCs w:val="24"/>
        </w:rPr>
      </w:pPr>
      <w:r>
        <w:rPr>
          <w:b/>
          <w:sz w:val="24"/>
          <w:szCs w:val="24"/>
        </w:rPr>
        <w:lastRenderedPageBreak/>
        <w:t>Example:</w:t>
      </w:r>
    </w:p>
    <w:p w:rsidR="00C550A2" w:rsidRDefault="00C550A2">
      <w:pPr>
        <w:pStyle w:val="normal0"/>
        <w:spacing w:before="240"/>
        <w:rPr>
          <w:b/>
          <w:sz w:val="24"/>
          <w:szCs w:val="24"/>
        </w:rPr>
      </w:pP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340"/>
        <w:gridCol w:w="2340"/>
        <w:gridCol w:w="1770"/>
        <w:gridCol w:w="2910"/>
      </w:tblGrid>
      <w:tr w:rsidR="00C550A2">
        <w:tc>
          <w:tcPr>
            <w:tcW w:w="2340" w:type="dxa"/>
            <w:shd w:val="clear" w:color="auto" w:fill="auto"/>
            <w:tcMar>
              <w:top w:w="100" w:type="dxa"/>
              <w:left w:w="100" w:type="dxa"/>
              <w:bottom w:w="100" w:type="dxa"/>
              <w:right w:w="100" w:type="dxa"/>
            </w:tcMar>
          </w:tcPr>
          <w:p w:rsidR="00C550A2" w:rsidRDefault="00CD0184">
            <w:pPr>
              <w:pStyle w:val="normal0"/>
              <w:spacing w:before="240"/>
              <w:rPr>
                <w:b/>
                <w:sz w:val="24"/>
                <w:szCs w:val="24"/>
              </w:rPr>
            </w:pPr>
            <w:r>
              <w:rPr>
                <w:b/>
                <w:sz w:val="24"/>
                <w:szCs w:val="24"/>
              </w:rPr>
              <w:t>Original Character</w:t>
            </w:r>
          </w:p>
        </w:tc>
        <w:tc>
          <w:tcPr>
            <w:tcW w:w="2340" w:type="dxa"/>
            <w:shd w:val="clear" w:color="auto" w:fill="auto"/>
            <w:tcMar>
              <w:top w:w="100" w:type="dxa"/>
              <w:left w:w="100" w:type="dxa"/>
              <w:bottom w:w="100" w:type="dxa"/>
              <w:right w:w="100" w:type="dxa"/>
            </w:tcMar>
          </w:tcPr>
          <w:p w:rsidR="00C550A2" w:rsidRDefault="00CD0184">
            <w:pPr>
              <w:pStyle w:val="normal0"/>
              <w:spacing w:before="240"/>
              <w:rPr>
                <w:b/>
                <w:sz w:val="24"/>
                <w:szCs w:val="24"/>
              </w:rPr>
            </w:pPr>
            <w:r>
              <w:rPr>
                <w:b/>
                <w:sz w:val="24"/>
                <w:szCs w:val="24"/>
              </w:rPr>
              <w:t>7-bit ASCII Binary</w:t>
            </w:r>
          </w:p>
        </w:tc>
        <w:tc>
          <w:tcPr>
            <w:tcW w:w="1770" w:type="dxa"/>
            <w:shd w:val="clear" w:color="auto" w:fill="auto"/>
            <w:tcMar>
              <w:top w:w="100" w:type="dxa"/>
              <w:left w:w="100" w:type="dxa"/>
              <w:bottom w:w="100" w:type="dxa"/>
              <w:right w:w="100" w:type="dxa"/>
            </w:tcMar>
          </w:tcPr>
          <w:p w:rsidR="00C550A2" w:rsidRDefault="00CD0184">
            <w:pPr>
              <w:pStyle w:val="normal0"/>
              <w:spacing w:before="240"/>
              <w:rPr>
                <w:b/>
                <w:sz w:val="24"/>
                <w:szCs w:val="24"/>
              </w:rPr>
            </w:pPr>
            <w:r>
              <w:rPr>
                <w:b/>
                <w:sz w:val="24"/>
                <w:szCs w:val="24"/>
              </w:rPr>
              <w:t>After Step 3</w:t>
            </w:r>
          </w:p>
        </w:tc>
        <w:tc>
          <w:tcPr>
            <w:tcW w:w="2910" w:type="dxa"/>
            <w:shd w:val="clear" w:color="auto" w:fill="auto"/>
            <w:tcMar>
              <w:top w:w="100" w:type="dxa"/>
              <w:left w:w="100" w:type="dxa"/>
              <w:bottom w:w="100" w:type="dxa"/>
              <w:right w:w="100" w:type="dxa"/>
            </w:tcMar>
          </w:tcPr>
          <w:p w:rsidR="00C550A2" w:rsidRDefault="00CD0184">
            <w:pPr>
              <w:pStyle w:val="normal0"/>
              <w:spacing w:before="240"/>
              <w:rPr>
                <w:b/>
                <w:sz w:val="24"/>
                <w:szCs w:val="24"/>
              </w:rPr>
            </w:pPr>
            <w:r>
              <w:rPr>
                <w:b/>
                <w:sz w:val="24"/>
                <w:szCs w:val="24"/>
              </w:rPr>
              <w:t>Encrypted Character</w:t>
            </w:r>
          </w:p>
        </w:tc>
      </w:tr>
      <w:tr w:rsidR="00C550A2">
        <w:tc>
          <w:tcPr>
            <w:tcW w:w="2340" w:type="dxa"/>
            <w:shd w:val="clear" w:color="auto" w:fill="auto"/>
            <w:tcMar>
              <w:top w:w="100" w:type="dxa"/>
              <w:left w:w="100" w:type="dxa"/>
              <w:bottom w:w="100" w:type="dxa"/>
              <w:right w:w="100" w:type="dxa"/>
            </w:tcMar>
          </w:tcPr>
          <w:p w:rsidR="00C550A2" w:rsidRDefault="00CD0184">
            <w:pPr>
              <w:pStyle w:val="normal0"/>
              <w:widowControl w:val="0"/>
              <w:pBdr>
                <w:top w:val="nil"/>
                <w:left w:val="nil"/>
                <w:bottom w:val="nil"/>
                <w:right w:val="nil"/>
                <w:between w:val="nil"/>
              </w:pBdr>
              <w:spacing w:line="240" w:lineRule="auto"/>
              <w:rPr>
                <w:sz w:val="24"/>
                <w:szCs w:val="24"/>
              </w:rPr>
            </w:pPr>
            <w:r>
              <w:rPr>
                <w:sz w:val="24"/>
                <w:szCs w:val="24"/>
              </w:rPr>
              <w:t>%</w:t>
            </w:r>
          </w:p>
        </w:tc>
        <w:tc>
          <w:tcPr>
            <w:tcW w:w="2340" w:type="dxa"/>
            <w:shd w:val="clear" w:color="auto" w:fill="auto"/>
            <w:tcMar>
              <w:top w:w="100" w:type="dxa"/>
              <w:left w:w="100" w:type="dxa"/>
              <w:bottom w:w="100" w:type="dxa"/>
              <w:right w:w="100" w:type="dxa"/>
            </w:tcMar>
          </w:tcPr>
          <w:p w:rsidR="00C550A2" w:rsidRDefault="00CD0184">
            <w:pPr>
              <w:pStyle w:val="normal0"/>
              <w:spacing w:before="240"/>
              <w:rPr>
                <w:sz w:val="24"/>
                <w:szCs w:val="24"/>
              </w:rPr>
            </w:pPr>
            <w:r>
              <w:rPr>
                <w:sz w:val="24"/>
                <w:szCs w:val="24"/>
              </w:rPr>
              <w:t xml:space="preserve"> 01 0 </w:t>
            </w:r>
            <w:proofErr w:type="spellStart"/>
            <w:r>
              <w:rPr>
                <w:sz w:val="24"/>
                <w:szCs w:val="24"/>
              </w:rPr>
              <w:t>0</w:t>
            </w:r>
            <w:proofErr w:type="spellEnd"/>
            <w:r>
              <w:rPr>
                <w:sz w:val="24"/>
                <w:szCs w:val="24"/>
              </w:rPr>
              <w:t xml:space="preserve"> 1 01</w:t>
            </w:r>
          </w:p>
        </w:tc>
        <w:tc>
          <w:tcPr>
            <w:tcW w:w="1770" w:type="dxa"/>
            <w:shd w:val="clear" w:color="auto" w:fill="auto"/>
            <w:tcMar>
              <w:top w:w="100" w:type="dxa"/>
              <w:left w:w="100" w:type="dxa"/>
              <w:bottom w:w="100" w:type="dxa"/>
              <w:right w:w="100" w:type="dxa"/>
            </w:tcMar>
          </w:tcPr>
          <w:p w:rsidR="00C550A2" w:rsidRDefault="00CD0184">
            <w:pPr>
              <w:pStyle w:val="normal0"/>
              <w:spacing w:before="240"/>
              <w:rPr>
                <w:sz w:val="24"/>
                <w:szCs w:val="24"/>
              </w:rPr>
            </w:pPr>
            <w:r>
              <w:rPr>
                <w:sz w:val="24"/>
                <w:szCs w:val="24"/>
              </w:rPr>
              <w:t xml:space="preserve">10 0 1 </w:t>
            </w:r>
            <w:proofErr w:type="spellStart"/>
            <w:r>
              <w:rPr>
                <w:sz w:val="24"/>
                <w:szCs w:val="24"/>
              </w:rPr>
              <w:t>1</w:t>
            </w:r>
            <w:proofErr w:type="spellEnd"/>
            <w:r>
              <w:rPr>
                <w:sz w:val="24"/>
                <w:szCs w:val="24"/>
              </w:rPr>
              <w:t xml:space="preserve"> 10</w:t>
            </w:r>
          </w:p>
        </w:tc>
        <w:tc>
          <w:tcPr>
            <w:tcW w:w="2910" w:type="dxa"/>
            <w:shd w:val="clear" w:color="auto" w:fill="auto"/>
            <w:tcMar>
              <w:top w:w="100" w:type="dxa"/>
              <w:left w:w="100" w:type="dxa"/>
              <w:bottom w:w="100" w:type="dxa"/>
              <w:right w:w="100" w:type="dxa"/>
            </w:tcMar>
          </w:tcPr>
          <w:p w:rsidR="00C550A2" w:rsidRDefault="00CD0184">
            <w:pPr>
              <w:pStyle w:val="normal0"/>
              <w:widowControl w:val="0"/>
              <w:pBdr>
                <w:top w:val="nil"/>
                <w:left w:val="nil"/>
                <w:bottom w:val="nil"/>
                <w:right w:val="nil"/>
                <w:between w:val="nil"/>
              </w:pBdr>
              <w:spacing w:line="240" w:lineRule="auto"/>
              <w:rPr>
                <w:sz w:val="24"/>
                <w:szCs w:val="24"/>
              </w:rPr>
            </w:pPr>
            <w:r>
              <w:rPr>
                <w:sz w:val="24"/>
                <w:szCs w:val="24"/>
              </w:rPr>
              <w:t>N</w:t>
            </w:r>
          </w:p>
        </w:tc>
      </w:tr>
    </w:tbl>
    <w:p w:rsidR="00C550A2" w:rsidRDefault="00C550A2">
      <w:pPr>
        <w:pStyle w:val="normal0"/>
        <w:spacing w:before="240"/>
        <w:rPr>
          <w:b/>
          <w:sz w:val="24"/>
          <w:szCs w:val="24"/>
        </w:rPr>
      </w:pPr>
    </w:p>
    <w:p w:rsidR="00C550A2" w:rsidRDefault="00CD0184">
      <w:pPr>
        <w:pStyle w:val="normal0"/>
        <w:spacing w:before="240"/>
        <w:rPr>
          <w:b/>
          <w:sz w:val="24"/>
          <w:szCs w:val="24"/>
        </w:rPr>
      </w:pPr>
      <w:proofErr w:type="gramStart"/>
      <w:r>
        <w:rPr>
          <w:sz w:val="24"/>
          <w:szCs w:val="24"/>
        </w:rPr>
        <w:t>If the original password is &amp;</w:t>
      </w:r>
      <w:r>
        <w:rPr>
          <w:sz w:val="24"/>
          <w:szCs w:val="24"/>
        </w:rPr>
        <w:t>036.</w:t>
      </w:r>
      <w:proofErr w:type="gramEnd"/>
      <w:r>
        <w:rPr>
          <w:sz w:val="24"/>
          <w:szCs w:val="24"/>
        </w:rPr>
        <w:t xml:space="preserve"> What is the encrypted 4-characters password?</w:t>
      </w:r>
    </w:p>
    <w:p w:rsidR="00C550A2" w:rsidRDefault="00CD0184">
      <w:pPr>
        <w:pStyle w:val="normal0"/>
        <w:spacing w:before="240"/>
        <w:rPr>
          <w:sz w:val="24"/>
          <w:szCs w:val="24"/>
        </w:rPr>
      </w:pPr>
      <w:r>
        <w:rPr>
          <w:sz w:val="24"/>
          <w:szCs w:val="24"/>
        </w:rPr>
        <w:t xml:space="preserve"> </w:t>
      </w:r>
    </w:p>
    <w:tbl>
      <w:tblPr>
        <w:tblStyle w:val="a4"/>
        <w:tblW w:w="9345" w:type="dxa"/>
        <w:tblBorders>
          <w:top w:val="nil"/>
          <w:left w:val="nil"/>
          <w:bottom w:val="nil"/>
          <w:right w:val="nil"/>
          <w:insideH w:val="nil"/>
          <w:insideV w:val="nil"/>
        </w:tblBorders>
        <w:tblLayout w:type="fixed"/>
        <w:tblLook w:val="0600"/>
      </w:tblPr>
      <w:tblGrid>
        <w:gridCol w:w="9345"/>
      </w:tblGrid>
      <w:tr w:rsidR="00C550A2">
        <w:trPr>
          <w:trHeight w:val="2625"/>
        </w:trPr>
        <w:tc>
          <w:tcPr>
            <w:tcW w:w="93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550A2" w:rsidRDefault="00CD0184">
            <w:pPr>
              <w:pStyle w:val="normal0"/>
              <w:rPr>
                <w:b/>
                <w:sz w:val="24"/>
                <w:szCs w:val="24"/>
                <w:highlight w:val="yellow"/>
              </w:rPr>
            </w:pPr>
            <w:r>
              <w:rPr>
                <w:b/>
                <w:sz w:val="24"/>
                <w:szCs w:val="24"/>
              </w:rPr>
              <w:t xml:space="preserve">Answer: </w:t>
            </w:r>
            <w:r>
              <w:rPr>
                <w:b/>
                <w:sz w:val="24"/>
                <w:szCs w:val="24"/>
                <w:highlight w:val="yellow"/>
              </w:rPr>
              <w:t>M[X]</w:t>
            </w:r>
          </w:p>
        </w:tc>
      </w:tr>
    </w:tbl>
    <w:p w:rsidR="00C550A2" w:rsidRDefault="00C550A2">
      <w:pPr>
        <w:pStyle w:val="normal0"/>
        <w:spacing w:before="240"/>
        <w:rPr>
          <w:sz w:val="24"/>
          <w:szCs w:val="24"/>
        </w:rPr>
      </w:pPr>
    </w:p>
    <w:p w:rsidR="00C550A2" w:rsidRDefault="00CD0184">
      <w:pPr>
        <w:pStyle w:val="normal0"/>
        <w:spacing w:before="240"/>
        <w:rPr>
          <w:sz w:val="24"/>
          <w:szCs w:val="24"/>
        </w:rPr>
      </w:pPr>
      <w:r>
        <w:rPr>
          <w:sz w:val="24"/>
          <w:szCs w:val="24"/>
        </w:rPr>
        <w:t>4. Fill out the following table. [6 points]</w:t>
      </w:r>
    </w:p>
    <w:p w:rsidR="00C550A2" w:rsidRDefault="00CD0184">
      <w:pPr>
        <w:pStyle w:val="normal0"/>
        <w:spacing w:before="240"/>
        <w:rPr>
          <w:sz w:val="24"/>
          <w:szCs w:val="24"/>
        </w:rPr>
      </w:pPr>
      <w:r>
        <w:rPr>
          <w:sz w:val="24"/>
          <w:szCs w:val="24"/>
        </w:rPr>
        <w:t xml:space="preserve"> </w:t>
      </w:r>
    </w:p>
    <w:tbl>
      <w:tblPr>
        <w:tblStyle w:val="a5"/>
        <w:tblW w:w="9360" w:type="dxa"/>
        <w:tblBorders>
          <w:top w:val="nil"/>
          <w:left w:val="nil"/>
          <w:bottom w:val="nil"/>
          <w:right w:val="nil"/>
          <w:insideH w:val="nil"/>
          <w:insideV w:val="nil"/>
        </w:tblBorders>
        <w:tblLayout w:type="fixed"/>
        <w:tblLook w:val="0600"/>
      </w:tblPr>
      <w:tblGrid>
        <w:gridCol w:w="2985"/>
        <w:gridCol w:w="3060"/>
        <w:gridCol w:w="3315"/>
      </w:tblGrid>
      <w:tr w:rsidR="00C550A2">
        <w:trPr>
          <w:trHeight w:val="705"/>
        </w:trPr>
        <w:tc>
          <w:tcPr>
            <w:tcW w:w="29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550A2" w:rsidRDefault="00CD0184">
            <w:pPr>
              <w:pStyle w:val="normal0"/>
              <w:spacing w:before="240"/>
              <w:rPr>
                <w:b/>
                <w:sz w:val="24"/>
                <w:szCs w:val="24"/>
              </w:rPr>
            </w:pPr>
            <w:r>
              <w:rPr>
                <w:b/>
                <w:sz w:val="24"/>
                <w:szCs w:val="24"/>
              </w:rPr>
              <w:t>Decimal</w:t>
            </w:r>
          </w:p>
        </w:tc>
        <w:tc>
          <w:tcPr>
            <w:tcW w:w="3060" w:type="dxa"/>
            <w:tcBorders>
              <w:top w:val="single" w:sz="8"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rsidR="00C550A2" w:rsidRDefault="00CD0184">
            <w:pPr>
              <w:pStyle w:val="normal0"/>
              <w:spacing w:before="240"/>
              <w:ind w:left="560"/>
              <w:rPr>
                <w:b/>
                <w:sz w:val="24"/>
                <w:szCs w:val="24"/>
              </w:rPr>
            </w:pPr>
            <w:r>
              <w:rPr>
                <w:b/>
                <w:sz w:val="24"/>
                <w:szCs w:val="24"/>
              </w:rPr>
              <w:t>Binary (8 bit)</w:t>
            </w:r>
          </w:p>
        </w:tc>
        <w:tc>
          <w:tcPr>
            <w:tcW w:w="3315" w:type="dxa"/>
            <w:tcBorders>
              <w:top w:val="single" w:sz="8"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rsidR="00C550A2" w:rsidRDefault="00CD0184">
            <w:pPr>
              <w:pStyle w:val="normal0"/>
              <w:spacing w:before="240"/>
              <w:ind w:left="560"/>
              <w:rPr>
                <w:b/>
                <w:sz w:val="24"/>
                <w:szCs w:val="24"/>
              </w:rPr>
            </w:pPr>
            <w:r>
              <w:rPr>
                <w:b/>
                <w:sz w:val="24"/>
                <w:szCs w:val="24"/>
              </w:rPr>
              <w:t>Hexadecimal</w:t>
            </w:r>
          </w:p>
        </w:tc>
      </w:tr>
      <w:tr w:rsidR="00C550A2">
        <w:trPr>
          <w:trHeight w:val="705"/>
        </w:trPr>
        <w:tc>
          <w:tcPr>
            <w:tcW w:w="298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550A2" w:rsidRDefault="00CD0184">
            <w:pPr>
              <w:pStyle w:val="normal0"/>
              <w:spacing w:before="240"/>
              <w:ind w:left="560"/>
              <w:rPr>
                <w:b/>
                <w:sz w:val="24"/>
                <w:szCs w:val="24"/>
              </w:rPr>
            </w:pPr>
            <w:r>
              <w:rPr>
                <w:b/>
                <w:sz w:val="24"/>
                <w:szCs w:val="24"/>
              </w:rPr>
              <w:t>45</w:t>
            </w:r>
          </w:p>
        </w:tc>
        <w:tc>
          <w:tcPr>
            <w:tcW w:w="306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550A2" w:rsidRDefault="00CD0184">
            <w:pPr>
              <w:pStyle w:val="normal0"/>
              <w:rPr>
                <w:sz w:val="24"/>
                <w:szCs w:val="24"/>
                <w:highlight w:val="yellow"/>
              </w:rPr>
            </w:pPr>
            <w:r>
              <w:rPr>
                <w:sz w:val="24"/>
                <w:szCs w:val="24"/>
                <w:highlight w:val="yellow"/>
              </w:rPr>
              <w:t>00101101</w:t>
            </w:r>
          </w:p>
        </w:tc>
        <w:tc>
          <w:tcPr>
            <w:tcW w:w="331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550A2" w:rsidRDefault="00CD0184">
            <w:pPr>
              <w:pStyle w:val="normal0"/>
              <w:rPr>
                <w:sz w:val="24"/>
                <w:szCs w:val="24"/>
                <w:highlight w:val="yellow"/>
              </w:rPr>
            </w:pPr>
            <w:r>
              <w:rPr>
                <w:sz w:val="24"/>
                <w:szCs w:val="24"/>
                <w:highlight w:val="yellow"/>
              </w:rPr>
              <w:t>2D</w:t>
            </w:r>
          </w:p>
        </w:tc>
      </w:tr>
      <w:tr w:rsidR="00C550A2">
        <w:trPr>
          <w:trHeight w:val="705"/>
        </w:trPr>
        <w:tc>
          <w:tcPr>
            <w:tcW w:w="298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550A2" w:rsidRDefault="00CD0184">
            <w:pPr>
              <w:pStyle w:val="normal0"/>
              <w:rPr>
                <w:sz w:val="24"/>
                <w:szCs w:val="24"/>
                <w:highlight w:val="yellow"/>
              </w:rPr>
            </w:pPr>
            <w:r>
              <w:rPr>
                <w:sz w:val="24"/>
                <w:szCs w:val="24"/>
                <w:highlight w:val="yellow"/>
              </w:rPr>
              <w:t>111</w:t>
            </w:r>
          </w:p>
        </w:tc>
        <w:tc>
          <w:tcPr>
            <w:tcW w:w="306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550A2" w:rsidRDefault="00CD0184">
            <w:pPr>
              <w:pStyle w:val="normal0"/>
              <w:spacing w:before="240"/>
              <w:ind w:left="560"/>
              <w:rPr>
                <w:b/>
                <w:sz w:val="24"/>
                <w:szCs w:val="24"/>
              </w:rPr>
            </w:pPr>
            <w:r>
              <w:rPr>
                <w:b/>
                <w:sz w:val="24"/>
                <w:szCs w:val="24"/>
              </w:rPr>
              <w:t>0110 1111</w:t>
            </w:r>
          </w:p>
        </w:tc>
        <w:tc>
          <w:tcPr>
            <w:tcW w:w="331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550A2" w:rsidRDefault="00CD0184">
            <w:pPr>
              <w:pStyle w:val="normal0"/>
              <w:rPr>
                <w:sz w:val="24"/>
                <w:szCs w:val="24"/>
                <w:highlight w:val="yellow"/>
              </w:rPr>
            </w:pPr>
            <w:r>
              <w:rPr>
                <w:sz w:val="24"/>
                <w:szCs w:val="24"/>
                <w:highlight w:val="yellow"/>
              </w:rPr>
              <w:t>6F</w:t>
            </w:r>
          </w:p>
        </w:tc>
      </w:tr>
      <w:tr w:rsidR="00C550A2">
        <w:trPr>
          <w:trHeight w:val="705"/>
        </w:trPr>
        <w:tc>
          <w:tcPr>
            <w:tcW w:w="298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550A2" w:rsidRDefault="00CD0184">
            <w:pPr>
              <w:pStyle w:val="normal0"/>
              <w:rPr>
                <w:sz w:val="24"/>
                <w:szCs w:val="24"/>
                <w:highlight w:val="yellow"/>
              </w:rPr>
            </w:pPr>
            <w:r>
              <w:rPr>
                <w:sz w:val="24"/>
                <w:szCs w:val="24"/>
                <w:highlight w:val="yellow"/>
              </w:rPr>
              <w:t>251</w:t>
            </w:r>
          </w:p>
        </w:tc>
        <w:tc>
          <w:tcPr>
            <w:tcW w:w="306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550A2" w:rsidRDefault="00CD0184">
            <w:pPr>
              <w:pStyle w:val="normal0"/>
              <w:rPr>
                <w:sz w:val="24"/>
                <w:szCs w:val="24"/>
                <w:highlight w:val="yellow"/>
              </w:rPr>
            </w:pPr>
            <w:r>
              <w:rPr>
                <w:sz w:val="24"/>
                <w:szCs w:val="24"/>
                <w:highlight w:val="yellow"/>
              </w:rPr>
              <w:t>11111011</w:t>
            </w:r>
          </w:p>
        </w:tc>
        <w:tc>
          <w:tcPr>
            <w:tcW w:w="331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550A2" w:rsidRDefault="00CD0184">
            <w:pPr>
              <w:pStyle w:val="normal0"/>
              <w:spacing w:before="240"/>
              <w:ind w:left="560"/>
              <w:rPr>
                <w:b/>
                <w:sz w:val="24"/>
                <w:szCs w:val="24"/>
              </w:rPr>
            </w:pPr>
            <w:r>
              <w:rPr>
                <w:b/>
                <w:sz w:val="24"/>
                <w:szCs w:val="24"/>
              </w:rPr>
              <w:t>FB</w:t>
            </w:r>
          </w:p>
        </w:tc>
      </w:tr>
    </w:tbl>
    <w:p w:rsidR="00C550A2" w:rsidRDefault="00CD0184">
      <w:pPr>
        <w:pStyle w:val="normal0"/>
        <w:spacing w:before="240" w:after="240"/>
        <w:rPr>
          <w:sz w:val="24"/>
          <w:szCs w:val="24"/>
        </w:rPr>
      </w:pPr>
      <w:r>
        <w:rPr>
          <w:sz w:val="24"/>
          <w:szCs w:val="24"/>
        </w:rPr>
        <w:t xml:space="preserve"> </w:t>
      </w:r>
    </w:p>
    <w:p w:rsidR="00C550A2" w:rsidRDefault="00C550A2">
      <w:pPr>
        <w:pStyle w:val="normal0"/>
        <w:spacing w:before="240"/>
        <w:rPr>
          <w:b/>
          <w:sz w:val="24"/>
          <w:szCs w:val="24"/>
        </w:rPr>
      </w:pPr>
    </w:p>
    <w:p w:rsidR="00C550A2" w:rsidRDefault="00CD0184">
      <w:pPr>
        <w:pStyle w:val="normal0"/>
        <w:spacing w:before="240"/>
        <w:rPr>
          <w:sz w:val="24"/>
          <w:szCs w:val="24"/>
        </w:rPr>
      </w:pPr>
      <w:r>
        <w:rPr>
          <w:sz w:val="24"/>
          <w:szCs w:val="24"/>
        </w:rPr>
        <w:t>5. Represent the following in 2’s complement. [8 Points]</w:t>
      </w:r>
    </w:p>
    <w:p w:rsidR="00C550A2" w:rsidRDefault="00C550A2">
      <w:pPr>
        <w:pStyle w:val="normal0"/>
        <w:spacing w:before="240"/>
        <w:rPr>
          <w:sz w:val="24"/>
          <w:szCs w:val="24"/>
        </w:rPr>
      </w:pPr>
    </w:p>
    <w:tbl>
      <w:tblPr>
        <w:tblStyle w:val="a6"/>
        <w:tblW w:w="9360" w:type="dxa"/>
        <w:tblBorders>
          <w:top w:val="nil"/>
          <w:left w:val="nil"/>
          <w:bottom w:val="nil"/>
          <w:right w:val="nil"/>
          <w:insideH w:val="nil"/>
          <w:insideV w:val="nil"/>
        </w:tblBorders>
        <w:tblLayout w:type="fixed"/>
        <w:tblLook w:val="0600"/>
      </w:tblPr>
      <w:tblGrid>
        <w:gridCol w:w="2505"/>
        <w:gridCol w:w="3570"/>
        <w:gridCol w:w="3285"/>
      </w:tblGrid>
      <w:tr w:rsidR="00C550A2">
        <w:trPr>
          <w:trHeight w:val="705"/>
        </w:trPr>
        <w:tc>
          <w:tcPr>
            <w:tcW w:w="250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550A2" w:rsidRDefault="00CD0184">
            <w:pPr>
              <w:pStyle w:val="normal0"/>
              <w:spacing w:before="240"/>
              <w:ind w:left="560"/>
              <w:rPr>
                <w:b/>
                <w:sz w:val="24"/>
                <w:szCs w:val="24"/>
              </w:rPr>
            </w:pPr>
            <w:r>
              <w:rPr>
                <w:b/>
                <w:sz w:val="24"/>
                <w:szCs w:val="24"/>
              </w:rPr>
              <w:t>Integer</w:t>
            </w:r>
          </w:p>
        </w:tc>
        <w:tc>
          <w:tcPr>
            <w:tcW w:w="3570" w:type="dxa"/>
            <w:tcBorders>
              <w:top w:val="single" w:sz="8"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rsidR="00C550A2" w:rsidRDefault="00CD0184">
            <w:pPr>
              <w:pStyle w:val="normal0"/>
              <w:spacing w:before="240"/>
              <w:ind w:left="560"/>
              <w:rPr>
                <w:b/>
                <w:sz w:val="24"/>
                <w:szCs w:val="24"/>
              </w:rPr>
            </w:pPr>
            <w:r>
              <w:rPr>
                <w:b/>
                <w:sz w:val="24"/>
                <w:szCs w:val="24"/>
              </w:rPr>
              <w:t>1 Byte representation</w:t>
            </w:r>
          </w:p>
        </w:tc>
        <w:tc>
          <w:tcPr>
            <w:tcW w:w="3285" w:type="dxa"/>
            <w:tcBorders>
              <w:top w:val="single" w:sz="8"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rsidR="00C550A2" w:rsidRDefault="00CD0184">
            <w:pPr>
              <w:pStyle w:val="normal0"/>
              <w:spacing w:before="240"/>
              <w:ind w:left="560"/>
              <w:rPr>
                <w:b/>
                <w:sz w:val="24"/>
                <w:szCs w:val="24"/>
              </w:rPr>
            </w:pPr>
            <w:r>
              <w:rPr>
                <w:b/>
                <w:sz w:val="24"/>
                <w:szCs w:val="24"/>
              </w:rPr>
              <w:t>2 Byte representation</w:t>
            </w:r>
          </w:p>
        </w:tc>
      </w:tr>
      <w:tr w:rsidR="00C550A2">
        <w:trPr>
          <w:trHeight w:val="705"/>
        </w:trPr>
        <w:tc>
          <w:tcPr>
            <w:tcW w:w="250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550A2" w:rsidRDefault="00CD0184">
            <w:pPr>
              <w:pStyle w:val="normal0"/>
              <w:spacing w:before="240"/>
              <w:ind w:left="560"/>
              <w:rPr>
                <w:b/>
                <w:sz w:val="24"/>
                <w:szCs w:val="24"/>
              </w:rPr>
            </w:pPr>
            <w:r>
              <w:rPr>
                <w:b/>
                <w:sz w:val="24"/>
                <w:szCs w:val="24"/>
              </w:rPr>
              <w:t>-11</w:t>
            </w:r>
          </w:p>
        </w:tc>
        <w:tc>
          <w:tcPr>
            <w:tcW w:w="357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550A2" w:rsidRDefault="00CD0184">
            <w:pPr>
              <w:pStyle w:val="normal0"/>
              <w:rPr>
                <w:sz w:val="24"/>
                <w:szCs w:val="24"/>
                <w:highlight w:val="yellow"/>
              </w:rPr>
            </w:pPr>
            <w:r>
              <w:rPr>
                <w:sz w:val="24"/>
                <w:szCs w:val="24"/>
                <w:highlight w:val="yellow"/>
              </w:rPr>
              <w:t>11110101</w:t>
            </w:r>
          </w:p>
        </w:tc>
        <w:tc>
          <w:tcPr>
            <w:tcW w:w="32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550A2" w:rsidRDefault="00CD0184">
            <w:pPr>
              <w:pStyle w:val="normal0"/>
              <w:rPr>
                <w:sz w:val="24"/>
                <w:szCs w:val="24"/>
                <w:highlight w:val="yellow"/>
              </w:rPr>
            </w:pPr>
            <w:r>
              <w:rPr>
                <w:sz w:val="24"/>
                <w:szCs w:val="24"/>
                <w:highlight w:val="yellow"/>
              </w:rPr>
              <w:t>1111111111110101</w:t>
            </w:r>
          </w:p>
        </w:tc>
      </w:tr>
      <w:tr w:rsidR="00C550A2">
        <w:trPr>
          <w:trHeight w:val="705"/>
        </w:trPr>
        <w:tc>
          <w:tcPr>
            <w:tcW w:w="250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550A2" w:rsidRDefault="00CD0184">
            <w:pPr>
              <w:pStyle w:val="normal0"/>
              <w:spacing w:before="240"/>
              <w:ind w:left="560"/>
              <w:rPr>
                <w:b/>
                <w:sz w:val="24"/>
                <w:szCs w:val="24"/>
              </w:rPr>
            </w:pPr>
            <w:r>
              <w:rPr>
                <w:b/>
                <w:sz w:val="24"/>
                <w:szCs w:val="24"/>
              </w:rPr>
              <w:t>11</w:t>
            </w:r>
          </w:p>
        </w:tc>
        <w:tc>
          <w:tcPr>
            <w:tcW w:w="357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550A2" w:rsidRDefault="00CD0184">
            <w:pPr>
              <w:pStyle w:val="normal0"/>
              <w:rPr>
                <w:sz w:val="24"/>
                <w:szCs w:val="24"/>
                <w:highlight w:val="yellow"/>
              </w:rPr>
            </w:pPr>
            <w:r>
              <w:rPr>
                <w:sz w:val="24"/>
                <w:szCs w:val="24"/>
                <w:highlight w:val="yellow"/>
              </w:rPr>
              <w:t>00001011</w:t>
            </w:r>
          </w:p>
        </w:tc>
        <w:tc>
          <w:tcPr>
            <w:tcW w:w="32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550A2" w:rsidRDefault="00CD0184">
            <w:pPr>
              <w:pStyle w:val="normal0"/>
              <w:rPr>
                <w:sz w:val="24"/>
                <w:szCs w:val="24"/>
                <w:highlight w:val="yellow"/>
              </w:rPr>
            </w:pPr>
            <w:r>
              <w:rPr>
                <w:sz w:val="24"/>
                <w:szCs w:val="24"/>
                <w:highlight w:val="yellow"/>
              </w:rPr>
              <w:t>0000000000001011</w:t>
            </w:r>
          </w:p>
        </w:tc>
      </w:tr>
      <w:tr w:rsidR="00C550A2">
        <w:trPr>
          <w:trHeight w:val="705"/>
        </w:trPr>
        <w:tc>
          <w:tcPr>
            <w:tcW w:w="250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550A2" w:rsidRDefault="00CD0184">
            <w:pPr>
              <w:pStyle w:val="normal0"/>
              <w:spacing w:before="240"/>
              <w:ind w:left="560"/>
              <w:rPr>
                <w:b/>
                <w:sz w:val="24"/>
                <w:szCs w:val="24"/>
              </w:rPr>
            </w:pPr>
            <w:r>
              <w:rPr>
                <w:b/>
                <w:sz w:val="24"/>
                <w:szCs w:val="24"/>
              </w:rPr>
              <w:t>25</w:t>
            </w:r>
          </w:p>
        </w:tc>
        <w:tc>
          <w:tcPr>
            <w:tcW w:w="357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550A2" w:rsidRDefault="00CD0184">
            <w:pPr>
              <w:pStyle w:val="normal0"/>
              <w:rPr>
                <w:sz w:val="24"/>
                <w:szCs w:val="24"/>
                <w:highlight w:val="yellow"/>
              </w:rPr>
            </w:pPr>
            <w:r>
              <w:rPr>
                <w:sz w:val="24"/>
                <w:szCs w:val="24"/>
                <w:highlight w:val="yellow"/>
              </w:rPr>
              <w:t>00011001</w:t>
            </w:r>
          </w:p>
        </w:tc>
        <w:tc>
          <w:tcPr>
            <w:tcW w:w="32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550A2" w:rsidRDefault="00CD0184">
            <w:pPr>
              <w:pStyle w:val="normal0"/>
              <w:rPr>
                <w:sz w:val="24"/>
                <w:szCs w:val="24"/>
                <w:highlight w:val="yellow"/>
              </w:rPr>
            </w:pPr>
            <w:r>
              <w:rPr>
                <w:sz w:val="24"/>
                <w:szCs w:val="24"/>
                <w:highlight w:val="yellow"/>
              </w:rPr>
              <w:t>0000000000011001</w:t>
            </w:r>
          </w:p>
        </w:tc>
      </w:tr>
      <w:tr w:rsidR="00C550A2">
        <w:trPr>
          <w:trHeight w:val="705"/>
        </w:trPr>
        <w:tc>
          <w:tcPr>
            <w:tcW w:w="250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550A2" w:rsidRDefault="00CD0184">
            <w:pPr>
              <w:pStyle w:val="normal0"/>
              <w:spacing w:before="240"/>
              <w:ind w:left="560"/>
              <w:rPr>
                <w:b/>
                <w:sz w:val="24"/>
                <w:szCs w:val="24"/>
              </w:rPr>
            </w:pPr>
            <w:r>
              <w:rPr>
                <w:b/>
                <w:sz w:val="24"/>
                <w:szCs w:val="24"/>
              </w:rPr>
              <w:t>-22</w:t>
            </w:r>
          </w:p>
        </w:tc>
        <w:tc>
          <w:tcPr>
            <w:tcW w:w="357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550A2" w:rsidRDefault="00CD0184">
            <w:pPr>
              <w:pStyle w:val="normal0"/>
              <w:rPr>
                <w:sz w:val="24"/>
                <w:szCs w:val="24"/>
                <w:highlight w:val="yellow"/>
              </w:rPr>
            </w:pPr>
            <w:r>
              <w:rPr>
                <w:sz w:val="24"/>
                <w:szCs w:val="24"/>
                <w:highlight w:val="yellow"/>
              </w:rPr>
              <w:t>11101010</w:t>
            </w:r>
          </w:p>
        </w:tc>
        <w:tc>
          <w:tcPr>
            <w:tcW w:w="32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550A2" w:rsidRDefault="00CD0184">
            <w:pPr>
              <w:pStyle w:val="normal0"/>
              <w:rPr>
                <w:sz w:val="24"/>
                <w:szCs w:val="24"/>
                <w:highlight w:val="yellow"/>
              </w:rPr>
            </w:pPr>
            <w:r>
              <w:rPr>
                <w:sz w:val="24"/>
                <w:szCs w:val="24"/>
                <w:highlight w:val="yellow"/>
              </w:rPr>
              <w:t>1111111111101010</w:t>
            </w:r>
          </w:p>
        </w:tc>
      </w:tr>
    </w:tbl>
    <w:p w:rsidR="00C550A2" w:rsidRDefault="00C550A2">
      <w:pPr>
        <w:pStyle w:val="normal0"/>
        <w:spacing w:before="240"/>
        <w:rPr>
          <w:sz w:val="24"/>
          <w:szCs w:val="24"/>
        </w:rPr>
      </w:pPr>
    </w:p>
    <w:p w:rsidR="00C550A2" w:rsidRDefault="00CD0184">
      <w:pPr>
        <w:pStyle w:val="normal0"/>
        <w:spacing w:before="240"/>
        <w:rPr>
          <w:sz w:val="24"/>
          <w:szCs w:val="24"/>
        </w:rPr>
      </w:pPr>
      <w:r>
        <w:rPr>
          <w:sz w:val="24"/>
          <w:szCs w:val="24"/>
        </w:rPr>
        <w:t>6. Represent the following in Signed Magnitude. [4 Points]</w:t>
      </w:r>
    </w:p>
    <w:p w:rsidR="00C550A2" w:rsidRDefault="00C550A2">
      <w:pPr>
        <w:pStyle w:val="normal0"/>
        <w:spacing w:before="240"/>
        <w:rPr>
          <w:sz w:val="24"/>
          <w:szCs w:val="24"/>
        </w:rPr>
      </w:pPr>
    </w:p>
    <w:tbl>
      <w:tblPr>
        <w:tblStyle w:val="a7"/>
        <w:tblW w:w="9330" w:type="dxa"/>
        <w:tblBorders>
          <w:top w:val="nil"/>
          <w:left w:val="nil"/>
          <w:bottom w:val="nil"/>
          <w:right w:val="nil"/>
          <w:insideH w:val="nil"/>
          <w:insideV w:val="nil"/>
        </w:tblBorders>
        <w:tblLayout w:type="fixed"/>
        <w:tblLook w:val="0600"/>
      </w:tblPr>
      <w:tblGrid>
        <w:gridCol w:w="2490"/>
        <w:gridCol w:w="6840"/>
      </w:tblGrid>
      <w:tr w:rsidR="00C550A2">
        <w:trPr>
          <w:trHeight w:val="705"/>
        </w:trPr>
        <w:tc>
          <w:tcPr>
            <w:tcW w:w="249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550A2" w:rsidRDefault="00CD0184">
            <w:pPr>
              <w:pStyle w:val="normal0"/>
              <w:spacing w:before="240"/>
              <w:ind w:left="560"/>
              <w:rPr>
                <w:b/>
                <w:sz w:val="24"/>
                <w:szCs w:val="24"/>
              </w:rPr>
            </w:pPr>
            <w:r>
              <w:rPr>
                <w:b/>
                <w:sz w:val="24"/>
                <w:szCs w:val="24"/>
              </w:rPr>
              <w:t>Integer</w:t>
            </w:r>
          </w:p>
        </w:tc>
        <w:tc>
          <w:tcPr>
            <w:tcW w:w="6840" w:type="dxa"/>
            <w:tcBorders>
              <w:top w:val="single" w:sz="8"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rsidR="00C550A2" w:rsidRDefault="00CD0184">
            <w:pPr>
              <w:pStyle w:val="normal0"/>
              <w:spacing w:before="240"/>
              <w:ind w:left="560"/>
              <w:rPr>
                <w:b/>
                <w:sz w:val="24"/>
                <w:szCs w:val="24"/>
              </w:rPr>
            </w:pPr>
            <w:r>
              <w:rPr>
                <w:b/>
                <w:sz w:val="24"/>
                <w:szCs w:val="24"/>
              </w:rPr>
              <w:t>1 Byte representation</w:t>
            </w:r>
          </w:p>
        </w:tc>
      </w:tr>
      <w:tr w:rsidR="00C550A2">
        <w:trPr>
          <w:trHeight w:val="705"/>
        </w:trPr>
        <w:tc>
          <w:tcPr>
            <w:tcW w:w="249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550A2" w:rsidRDefault="00CD0184">
            <w:pPr>
              <w:pStyle w:val="normal0"/>
              <w:spacing w:before="240"/>
              <w:ind w:left="560"/>
              <w:rPr>
                <w:b/>
                <w:sz w:val="24"/>
                <w:szCs w:val="24"/>
              </w:rPr>
            </w:pPr>
            <w:r>
              <w:rPr>
                <w:b/>
                <w:sz w:val="24"/>
                <w:szCs w:val="24"/>
              </w:rPr>
              <w:t>42</w:t>
            </w:r>
          </w:p>
        </w:tc>
        <w:tc>
          <w:tcPr>
            <w:tcW w:w="684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550A2" w:rsidRDefault="00CD0184">
            <w:pPr>
              <w:pStyle w:val="normal0"/>
              <w:rPr>
                <w:sz w:val="24"/>
                <w:szCs w:val="24"/>
                <w:highlight w:val="yellow"/>
              </w:rPr>
            </w:pPr>
            <w:r>
              <w:rPr>
                <w:rFonts w:ascii="Roboto" w:eastAsia="Roboto" w:hAnsi="Roboto" w:cs="Roboto"/>
                <w:sz w:val="36"/>
                <w:szCs w:val="36"/>
                <w:highlight w:val="yellow"/>
              </w:rPr>
              <w:t>00101010</w:t>
            </w:r>
          </w:p>
        </w:tc>
      </w:tr>
      <w:tr w:rsidR="00C550A2">
        <w:trPr>
          <w:trHeight w:val="705"/>
        </w:trPr>
        <w:tc>
          <w:tcPr>
            <w:tcW w:w="249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550A2" w:rsidRDefault="00CD0184">
            <w:pPr>
              <w:pStyle w:val="normal0"/>
              <w:spacing w:before="240"/>
              <w:ind w:left="560"/>
              <w:rPr>
                <w:b/>
                <w:sz w:val="24"/>
                <w:szCs w:val="24"/>
              </w:rPr>
            </w:pPr>
            <w:r>
              <w:rPr>
                <w:b/>
                <w:sz w:val="24"/>
                <w:szCs w:val="24"/>
              </w:rPr>
              <w:t>-42</w:t>
            </w:r>
          </w:p>
        </w:tc>
        <w:tc>
          <w:tcPr>
            <w:tcW w:w="684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550A2" w:rsidRDefault="00CD0184">
            <w:pPr>
              <w:pStyle w:val="normal0"/>
              <w:rPr>
                <w:sz w:val="24"/>
                <w:szCs w:val="24"/>
                <w:highlight w:val="yellow"/>
              </w:rPr>
            </w:pPr>
            <w:r>
              <w:rPr>
                <w:rFonts w:ascii="Roboto" w:eastAsia="Roboto" w:hAnsi="Roboto" w:cs="Roboto"/>
                <w:sz w:val="36"/>
                <w:szCs w:val="36"/>
                <w:highlight w:val="yellow"/>
              </w:rPr>
              <w:t>10101010</w:t>
            </w:r>
          </w:p>
        </w:tc>
      </w:tr>
      <w:tr w:rsidR="00C550A2">
        <w:trPr>
          <w:trHeight w:val="705"/>
        </w:trPr>
        <w:tc>
          <w:tcPr>
            <w:tcW w:w="249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550A2" w:rsidRDefault="00CD0184">
            <w:pPr>
              <w:pStyle w:val="normal0"/>
              <w:spacing w:before="240"/>
              <w:ind w:left="560"/>
              <w:rPr>
                <w:b/>
                <w:sz w:val="24"/>
                <w:szCs w:val="24"/>
              </w:rPr>
            </w:pPr>
            <w:r>
              <w:rPr>
                <w:b/>
                <w:sz w:val="24"/>
                <w:szCs w:val="24"/>
              </w:rPr>
              <w:t>29</w:t>
            </w:r>
          </w:p>
        </w:tc>
        <w:tc>
          <w:tcPr>
            <w:tcW w:w="684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550A2" w:rsidRDefault="00CD0184">
            <w:pPr>
              <w:pStyle w:val="normal0"/>
              <w:rPr>
                <w:sz w:val="24"/>
                <w:szCs w:val="24"/>
                <w:highlight w:val="yellow"/>
              </w:rPr>
            </w:pPr>
            <w:r>
              <w:rPr>
                <w:sz w:val="24"/>
                <w:szCs w:val="24"/>
                <w:highlight w:val="yellow"/>
              </w:rPr>
              <w:t>00011101</w:t>
            </w:r>
          </w:p>
        </w:tc>
      </w:tr>
      <w:tr w:rsidR="00C550A2">
        <w:trPr>
          <w:trHeight w:val="705"/>
        </w:trPr>
        <w:tc>
          <w:tcPr>
            <w:tcW w:w="249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550A2" w:rsidRDefault="00CD0184">
            <w:pPr>
              <w:pStyle w:val="normal0"/>
              <w:spacing w:before="240"/>
              <w:ind w:left="560"/>
              <w:rPr>
                <w:b/>
                <w:sz w:val="24"/>
                <w:szCs w:val="24"/>
              </w:rPr>
            </w:pPr>
            <w:r>
              <w:rPr>
                <w:b/>
                <w:sz w:val="24"/>
                <w:szCs w:val="24"/>
              </w:rPr>
              <w:t>-29</w:t>
            </w:r>
          </w:p>
        </w:tc>
        <w:tc>
          <w:tcPr>
            <w:tcW w:w="684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550A2" w:rsidRDefault="00CD0184">
            <w:pPr>
              <w:pStyle w:val="normal0"/>
              <w:rPr>
                <w:sz w:val="24"/>
                <w:szCs w:val="24"/>
                <w:highlight w:val="yellow"/>
              </w:rPr>
            </w:pPr>
            <w:r>
              <w:rPr>
                <w:sz w:val="24"/>
                <w:szCs w:val="24"/>
                <w:highlight w:val="yellow"/>
              </w:rPr>
              <w:t>10011101</w:t>
            </w:r>
          </w:p>
        </w:tc>
      </w:tr>
    </w:tbl>
    <w:p w:rsidR="00C550A2" w:rsidRDefault="00C550A2">
      <w:pPr>
        <w:pStyle w:val="Heading2"/>
        <w:spacing w:before="240"/>
        <w:rPr>
          <w:sz w:val="24"/>
          <w:szCs w:val="24"/>
        </w:rPr>
      </w:pPr>
      <w:bookmarkStart w:id="3" w:name="_uubvlqt1i66p" w:colFirst="0" w:colLast="0"/>
      <w:bookmarkEnd w:id="3"/>
    </w:p>
    <w:p w:rsidR="00C550A2" w:rsidRDefault="00C550A2">
      <w:pPr>
        <w:pStyle w:val="Heading2"/>
        <w:spacing w:before="240"/>
        <w:rPr>
          <w:sz w:val="24"/>
          <w:szCs w:val="24"/>
        </w:rPr>
      </w:pPr>
      <w:bookmarkStart w:id="4" w:name="_lbcba6937z2k" w:colFirst="0" w:colLast="0"/>
      <w:bookmarkEnd w:id="4"/>
    </w:p>
    <w:p w:rsidR="00C550A2" w:rsidRDefault="00C550A2">
      <w:pPr>
        <w:pStyle w:val="normal0"/>
      </w:pPr>
    </w:p>
    <w:p w:rsidR="00C550A2" w:rsidRDefault="00C550A2">
      <w:pPr>
        <w:pStyle w:val="normal0"/>
      </w:pPr>
    </w:p>
    <w:p w:rsidR="00C550A2" w:rsidRDefault="00CD0184">
      <w:pPr>
        <w:pStyle w:val="Heading2"/>
        <w:rPr>
          <w:b/>
        </w:rPr>
      </w:pPr>
      <w:bookmarkStart w:id="5" w:name="_51haw2htt9ji" w:colFirst="0" w:colLast="0"/>
      <w:bookmarkEnd w:id="5"/>
      <w:r>
        <w:rPr>
          <w:b/>
        </w:rPr>
        <w:t>Section: Operating Systems</w:t>
      </w:r>
    </w:p>
    <w:p w:rsidR="00C550A2" w:rsidRDefault="00CD0184">
      <w:pPr>
        <w:pStyle w:val="normal0"/>
        <w:spacing w:before="240" w:after="240"/>
        <w:rPr>
          <w:sz w:val="24"/>
          <w:szCs w:val="24"/>
        </w:rPr>
      </w:pPr>
      <w:r>
        <w:rPr>
          <w:sz w:val="24"/>
          <w:szCs w:val="24"/>
        </w:rPr>
        <w:t xml:space="preserve">1. Identify each of the following if it is preemptive or </w:t>
      </w:r>
      <w:proofErr w:type="spellStart"/>
      <w:r>
        <w:rPr>
          <w:sz w:val="24"/>
          <w:szCs w:val="24"/>
        </w:rPr>
        <w:t>nonpreemptive</w:t>
      </w:r>
      <w:proofErr w:type="spellEnd"/>
      <w:r>
        <w:rPr>
          <w:sz w:val="24"/>
          <w:szCs w:val="24"/>
        </w:rPr>
        <w:t>. [3 Points]</w:t>
      </w:r>
    </w:p>
    <w:p w:rsidR="00C550A2" w:rsidRDefault="00CD0184">
      <w:pPr>
        <w:pStyle w:val="normal0"/>
        <w:numPr>
          <w:ilvl w:val="0"/>
          <w:numId w:val="12"/>
        </w:numPr>
        <w:shd w:val="clear" w:color="auto" w:fill="FFFFFF"/>
        <w:spacing w:before="240"/>
        <w:rPr>
          <w:sz w:val="24"/>
          <w:szCs w:val="24"/>
        </w:rPr>
      </w:pPr>
      <w:r>
        <w:rPr>
          <w:sz w:val="24"/>
          <w:szCs w:val="24"/>
        </w:rPr>
        <w:t xml:space="preserve">Round Robin: </w:t>
      </w:r>
      <w:r>
        <w:rPr>
          <w:sz w:val="24"/>
          <w:szCs w:val="24"/>
          <w:highlight w:val="yellow"/>
        </w:rPr>
        <w:t xml:space="preserve">preemptive </w:t>
      </w:r>
    </w:p>
    <w:p w:rsidR="00C550A2" w:rsidRDefault="00CD0184">
      <w:pPr>
        <w:pStyle w:val="normal0"/>
        <w:numPr>
          <w:ilvl w:val="0"/>
          <w:numId w:val="12"/>
        </w:numPr>
        <w:shd w:val="clear" w:color="auto" w:fill="FFFFFF"/>
        <w:rPr>
          <w:sz w:val="24"/>
          <w:szCs w:val="24"/>
        </w:rPr>
      </w:pPr>
      <w:r>
        <w:rPr>
          <w:sz w:val="24"/>
          <w:szCs w:val="24"/>
        </w:rPr>
        <w:t xml:space="preserve">First Come First Serve: </w:t>
      </w:r>
      <w:proofErr w:type="spellStart"/>
      <w:r>
        <w:rPr>
          <w:sz w:val="24"/>
          <w:szCs w:val="24"/>
          <w:highlight w:val="yellow"/>
        </w:rPr>
        <w:t>nonpreemptive</w:t>
      </w:r>
      <w:proofErr w:type="spellEnd"/>
    </w:p>
    <w:p w:rsidR="00C550A2" w:rsidRDefault="00CD0184">
      <w:pPr>
        <w:pStyle w:val="normal0"/>
        <w:numPr>
          <w:ilvl w:val="0"/>
          <w:numId w:val="12"/>
        </w:numPr>
        <w:shd w:val="clear" w:color="auto" w:fill="FFFFFF"/>
        <w:spacing w:after="240"/>
        <w:rPr>
          <w:sz w:val="24"/>
          <w:szCs w:val="24"/>
        </w:rPr>
      </w:pPr>
      <w:r>
        <w:rPr>
          <w:sz w:val="24"/>
          <w:szCs w:val="24"/>
        </w:rPr>
        <w:t xml:space="preserve">Shortest Job First : </w:t>
      </w:r>
      <w:proofErr w:type="spellStart"/>
      <w:r>
        <w:rPr>
          <w:sz w:val="24"/>
          <w:szCs w:val="24"/>
          <w:highlight w:val="yellow"/>
        </w:rPr>
        <w:t>nonpreemptive</w:t>
      </w:r>
      <w:proofErr w:type="spellEnd"/>
      <w:r w:rsidR="000D5812">
        <w:rPr>
          <w:sz w:val="24"/>
          <w:szCs w:val="24"/>
        </w:rPr>
        <w:t xml:space="preserve"> (preemptive  also accepted)</w:t>
      </w:r>
    </w:p>
    <w:p w:rsidR="00C550A2" w:rsidRDefault="00CD0184">
      <w:pPr>
        <w:pStyle w:val="normal0"/>
        <w:spacing w:before="240" w:after="240"/>
        <w:rPr>
          <w:sz w:val="24"/>
          <w:szCs w:val="24"/>
        </w:rPr>
      </w:pPr>
      <w:r>
        <w:rPr>
          <w:sz w:val="24"/>
          <w:szCs w:val="24"/>
        </w:rPr>
        <w:t>2. What are the values stored in the base register and bound register for t</w:t>
      </w:r>
      <w:r>
        <w:rPr>
          <w:sz w:val="24"/>
          <w:szCs w:val="24"/>
        </w:rPr>
        <w:t>he process1 according to the following memory map? [1+1 Points]</w:t>
      </w:r>
      <w:r>
        <w:rPr>
          <w:noProof/>
          <w:lang w:val="en-US"/>
        </w:rPr>
        <w:drawing>
          <wp:anchor distT="114300" distB="114300" distL="114300" distR="114300" simplePos="0" relativeHeight="251658240" behindDoc="0" locked="0" layoutInCell="1" allowOverlap="1">
            <wp:simplePos x="0" y="0"/>
            <wp:positionH relativeFrom="column">
              <wp:posOffset>19051</wp:posOffset>
            </wp:positionH>
            <wp:positionV relativeFrom="paragraph">
              <wp:posOffset>540925</wp:posOffset>
            </wp:positionV>
            <wp:extent cx="1776413" cy="2139590"/>
            <wp:effectExtent l="0" t="0" r="0" b="0"/>
            <wp:wrapSquare wrapText="bothSides" distT="114300" distB="11430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cstate="print"/>
                    <a:srcRect/>
                    <a:stretch>
                      <a:fillRect/>
                    </a:stretch>
                  </pic:blipFill>
                  <pic:spPr>
                    <a:xfrm>
                      <a:off x="0" y="0"/>
                      <a:ext cx="1776413" cy="2139590"/>
                    </a:xfrm>
                    <a:prstGeom prst="rect">
                      <a:avLst/>
                    </a:prstGeom>
                    <a:ln/>
                  </pic:spPr>
                </pic:pic>
              </a:graphicData>
            </a:graphic>
          </wp:anchor>
        </w:drawing>
      </w:r>
    </w:p>
    <w:p w:rsidR="00C550A2" w:rsidRDefault="00C550A2">
      <w:pPr>
        <w:pStyle w:val="normal0"/>
        <w:spacing w:before="240" w:after="240"/>
        <w:rPr>
          <w:b/>
          <w:color w:val="FF0000"/>
          <w:sz w:val="24"/>
          <w:szCs w:val="24"/>
        </w:rPr>
      </w:pPr>
    </w:p>
    <w:p w:rsidR="00C550A2" w:rsidRDefault="00CD0184">
      <w:pPr>
        <w:pStyle w:val="normal0"/>
        <w:spacing w:before="240" w:after="240"/>
        <w:rPr>
          <w:sz w:val="24"/>
          <w:szCs w:val="24"/>
        </w:rPr>
      </w:pPr>
      <w:r>
        <w:rPr>
          <w:sz w:val="24"/>
          <w:szCs w:val="24"/>
        </w:rPr>
        <w:t xml:space="preserve"> </w:t>
      </w:r>
    </w:p>
    <w:p w:rsidR="00C550A2" w:rsidRDefault="00CD0184">
      <w:pPr>
        <w:pStyle w:val="normal0"/>
        <w:spacing w:before="240" w:after="240"/>
        <w:rPr>
          <w:b/>
          <w:sz w:val="24"/>
          <w:szCs w:val="24"/>
          <w:highlight w:val="yellow"/>
        </w:rPr>
      </w:pPr>
      <w:r>
        <w:rPr>
          <w:b/>
          <w:sz w:val="24"/>
          <w:szCs w:val="24"/>
        </w:rPr>
        <w:t xml:space="preserve">Base Register: </w:t>
      </w:r>
      <w:r>
        <w:rPr>
          <w:b/>
          <w:sz w:val="24"/>
          <w:szCs w:val="24"/>
          <w:highlight w:val="yellow"/>
        </w:rPr>
        <w:t>_300040_</w:t>
      </w:r>
    </w:p>
    <w:p w:rsidR="00C550A2" w:rsidRDefault="00C550A2">
      <w:pPr>
        <w:pStyle w:val="normal0"/>
        <w:widowControl w:val="0"/>
        <w:spacing w:after="200" w:line="240" w:lineRule="auto"/>
        <w:rPr>
          <w:b/>
          <w:color w:val="FF0000"/>
          <w:sz w:val="24"/>
          <w:szCs w:val="24"/>
        </w:rPr>
      </w:pPr>
    </w:p>
    <w:p w:rsidR="00C550A2" w:rsidRDefault="00CD0184">
      <w:pPr>
        <w:pStyle w:val="normal0"/>
        <w:widowControl w:val="0"/>
        <w:spacing w:after="200" w:line="240" w:lineRule="auto"/>
        <w:rPr>
          <w:b/>
          <w:sz w:val="24"/>
          <w:szCs w:val="24"/>
          <w:highlight w:val="yellow"/>
        </w:rPr>
      </w:pPr>
      <w:r>
        <w:rPr>
          <w:b/>
          <w:sz w:val="24"/>
          <w:szCs w:val="24"/>
        </w:rPr>
        <w:t xml:space="preserve">Bound Register: </w:t>
      </w:r>
      <w:r>
        <w:rPr>
          <w:b/>
          <w:sz w:val="24"/>
          <w:szCs w:val="24"/>
          <w:highlight w:val="yellow"/>
        </w:rPr>
        <w:t>_120900_______</w:t>
      </w:r>
    </w:p>
    <w:p w:rsidR="00C550A2" w:rsidRDefault="00C550A2">
      <w:pPr>
        <w:pStyle w:val="normal0"/>
        <w:widowControl w:val="0"/>
        <w:spacing w:after="200" w:line="240" w:lineRule="auto"/>
        <w:rPr>
          <w:b/>
          <w:color w:val="FF0000"/>
          <w:sz w:val="24"/>
          <w:szCs w:val="24"/>
        </w:rPr>
      </w:pPr>
    </w:p>
    <w:p w:rsidR="00C550A2" w:rsidRDefault="00C550A2">
      <w:pPr>
        <w:pStyle w:val="normal0"/>
        <w:widowControl w:val="0"/>
        <w:spacing w:after="200" w:line="240" w:lineRule="auto"/>
        <w:rPr>
          <w:b/>
          <w:color w:val="FF0000"/>
          <w:sz w:val="24"/>
          <w:szCs w:val="24"/>
        </w:rPr>
      </w:pPr>
    </w:p>
    <w:p w:rsidR="00C550A2" w:rsidRDefault="00C550A2">
      <w:pPr>
        <w:pStyle w:val="normal0"/>
        <w:widowControl w:val="0"/>
        <w:spacing w:after="200" w:line="240" w:lineRule="auto"/>
        <w:rPr>
          <w:b/>
          <w:color w:val="FF0000"/>
          <w:sz w:val="24"/>
          <w:szCs w:val="24"/>
        </w:rPr>
      </w:pPr>
    </w:p>
    <w:p w:rsidR="00C550A2" w:rsidRDefault="00CD0184">
      <w:pPr>
        <w:pStyle w:val="normal0"/>
        <w:widowControl w:val="0"/>
        <w:spacing w:after="200" w:line="240" w:lineRule="auto"/>
        <w:rPr>
          <w:sz w:val="24"/>
          <w:szCs w:val="24"/>
        </w:rPr>
      </w:pPr>
      <w:r>
        <w:rPr>
          <w:sz w:val="24"/>
          <w:szCs w:val="24"/>
        </w:rPr>
        <w:t>4. We have the following process states: new, running, waiting, ready, terminated.</w:t>
      </w:r>
    </w:p>
    <w:p w:rsidR="00C550A2" w:rsidRDefault="00CD0184">
      <w:pPr>
        <w:pStyle w:val="normal0"/>
        <w:spacing w:line="240" w:lineRule="auto"/>
        <w:rPr>
          <w:sz w:val="24"/>
          <w:szCs w:val="24"/>
        </w:rPr>
      </w:pPr>
      <w:proofErr w:type="gramStart"/>
      <w:r>
        <w:rPr>
          <w:sz w:val="24"/>
          <w:szCs w:val="24"/>
        </w:rPr>
        <w:t>Now suppose, we have a process p1.</w:t>
      </w:r>
      <w:proofErr w:type="gramEnd"/>
      <w:r>
        <w:rPr>
          <w:sz w:val="24"/>
          <w:szCs w:val="24"/>
        </w:rPr>
        <w:t xml:space="preserve"> Write down </w:t>
      </w:r>
      <w:r>
        <w:rPr>
          <w:sz w:val="24"/>
          <w:szCs w:val="24"/>
        </w:rPr>
        <w:t>the state name for each of the following scenarios for p1:  [5 Points]</w:t>
      </w:r>
    </w:p>
    <w:p w:rsidR="00C550A2" w:rsidRDefault="00CD0184">
      <w:pPr>
        <w:pStyle w:val="normal0"/>
        <w:numPr>
          <w:ilvl w:val="0"/>
          <w:numId w:val="14"/>
        </w:numPr>
        <w:rPr>
          <w:sz w:val="24"/>
          <w:szCs w:val="24"/>
        </w:rPr>
      </w:pPr>
      <w:r>
        <w:rPr>
          <w:sz w:val="24"/>
          <w:szCs w:val="24"/>
        </w:rPr>
        <w:t xml:space="preserve">Process p1 has just arrived:  </w:t>
      </w:r>
      <w:r>
        <w:rPr>
          <w:sz w:val="24"/>
          <w:szCs w:val="24"/>
          <w:highlight w:val="yellow"/>
        </w:rPr>
        <w:t>_NEW__</w:t>
      </w:r>
    </w:p>
    <w:p w:rsidR="00C550A2" w:rsidRDefault="00CD0184">
      <w:pPr>
        <w:pStyle w:val="normal0"/>
        <w:numPr>
          <w:ilvl w:val="0"/>
          <w:numId w:val="14"/>
        </w:numPr>
        <w:rPr>
          <w:sz w:val="24"/>
          <w:szCs w:val="24"/>
        </w:rPr>
      </w:pPr>
      <w:r>
        <w:rPr>
          <w:sz w:val="24"/>
          <w:szCs w:val="24"/>
        </w:rPr>
        <w:t xml:space="preserve">Process p1 has arrived, but it cannot be executed right now by the CPU since the CPU is already executing another process: </w:t>
      </w:r>
      <w:r>
        <w:rPr>
          <w:sz w:val="24"/>
          <w:szCs w:val="24"/>
          <w:highlight w:val="yellow"/>
        </w:rPr>
        <w:t>__READY</w:t>
      </w:r>
    </w:p>
    <w:p w:rsidR="00C550A2" w:rsidRDefault="00CD0184">
      <w:pPr>
        <w:pStyle w:val="normal0"/>
        <w:numPr>
          <w:ilvl w:val="0"/>
          <w:numId w:val="14"/>
        </w:numPr>
        <w:rPr>
          <w:sz w:val="24"/>
          <w:szCs w:val="24"/>
        </w:rPr>
      </w:pPr>
      <w:r>
        <w:rPr>
          <w:sz w:val="24"/>
          <w:szCs w:val="24"/>
        </w:rPr>
        <w:t xml:space="preserve">Process p1 is currently being executed by the CPU: </w:t>
      </w:r>
      <w:r>
        <w:rPr>
          <w:sz w:val="24"/>
          <w:szCs w:val="24"/>
          <w:highlight w:val="yellow"/>
        </w:rPr>
        <w:t>____RUNNING___</w:t>
      </w:r>
    </w:p>
    <w:p w:rsidR="00C550A2" w:rsidRDefault="00CD0184">
      <w:pPr>
        <w:pStyle w:val="normal0"/>
        <w:numPr>
          <w:ilvl w:val="0"/>
          <w:numId w:val="14"/>
        </w:numPr>
        <w:rPr>
          <w:sz w:val="24"/>
          <w:szCs w:val="24"/>
        </w:rPr>
      </w:pPr>
      <w:r>
        <w:rPr>
          <w:sz w:val="24"/>
          <w:szCs w:val="24"/>
        </w:rPr>
        <w:t xml:space="preserve">Process p1 needs to get data from the user via keyboard: </w:t>
      </w:r>
      <w:r>
        <w:rPr>
          <w:sz w:val="24"/>
          <w:szCs w:val="24"/>
          <w:highlight w:val="yellow"/>
        </w:rPr>
        <w:t>__WAITING___</w:t>
      </w:r>
    </w:p>
    <w:p w:rsidR="00C550A2" w:rsidRDefault="00CD0184">
      <w:pPr>
        <w:pStyle w:val="normal0"/>
        <w:numPr>
          <w:ilvl w:val="0"/>
          <w:numId w:val="14"/>
        </w:numPr>
        <w:spacing w:after="480"/>
        <w:rPr>
          <w:sz w:val="24"/>
          <w:szCs w:val="24"/>
        </w:rPr>
      </w:pPr>
      <w:r>
        <w:rPr>
          <w:sz w:val="24"/>
          <w:szCs w:val="24"/>
        </w:rPr>
        <w:t xml:space="preserve">Process p1 was being executed by the CPU, but due to an interrupt CPU is now allocated to another process. P1 is in </w:t>
      </w:r>
      <w:r>
        <w:rPr>
          <w:sz w:val="24"/>
          <w:szCs w:val="24"/>
          <w:highlight w:val="yellow"/>
        </w:rPr>
        <w:t xml:space="preserve">__READY___ </w:t>
      </w:r>
      <w:r>
        <w:rPr>
          <w:sz w:val="24"/>
          <w:szCs w:val="24"/>
        </w:rPr>
        <w:t>state now.</w:t>
      </w:r>
    </w:p>
    <w:p w:rsidR="00C550A2" w:rsidRDefault="00C550A2">
      <w:pPr>
        <w:pStyle w:val="normal0"/>
        <w:spacing w:before="240"/>
        <w:rPr>
          <w:sz w:val="24"/>
          <w:szCs w:val="24"/>
        </w:rPr>
      </w:pPr>
    </w:p>
    <w:p w:rsidR="00C550A2" w:rsidRDefault="00C550A2">
      <w:pPr>
        <w:pStyle w:val="normal0"/>
        <w:spacing w:before="240"/>
        <w:rPr>
          <w:sz w:val="24"/>
          <w:szCs w:val="24"/>
        </w:rPr>
      </w:pPr>
    </w:p>
    <w:p w:rsidR="00C550A2" w:rsidRDefault="00C550A2">
      <w:pPr>
        <w:pStyle w:val="normal0"/>
        <w:spacing w:before="240"/>
        <w:rPr>
          <w:sz w:val="24"/>
          <w:szCs w:val="24"/>
        </w:rPr>
      </w:pPr>
    </w:p>
    <w:p w:rsidR="00C550A2" w:rsidRDefault="00CD0184">
      <w:pPr>
        <w:pStyle w:val="normal0"/>
        <w:spacing w:before="240"/>
        <w:rPr>
          <w:sz w:val="24"/>
          <w:szCs w:val="24"/>
        </w:rPr>
      </w:pPr>
      <w:r>
        <w:rPr>
          <w:sz w:val="24"/>
          <w:szCs w:val="24"/>
        </w:rPr>
        <w:t xml:space="preserve">5. What is the average turnaround time for the following processes? Completion times of processes have been shown in the following </w:t>
      </w:r>
      <w:proofErr w:type="spellStart"/>
      <w:proofErr w:type="gramStart"/>
      <w:r>
        <w:rPr>
          <w:sz w:val="24"/>
          <w:szCs w:val="24"/>
        </w:rPr>
        <w:t>gantt</w:t>
      </w:r>
      <w:proofErr w:type="spellEnd"/>
      <w:proofErr w:type="gramEnd"/>
      <w:r>
        <w:rPr>
          <w:sz w:val="24"/>
          <w:szCs w:val="24"/>
        </w:rPr>
        <w:t xml:space="preserve"> chart [2 Points]</w:t>
      </w:r>
    </w:p>
    <w:p w:rsidR="00C550A2" w:rsidRDefault="00CD0184">
      <w:pPr>
        <w:pStyle w:val="normal0"/>
        <w:spacing w:before="240" w:after="240" w:line="360" w:lineRule="auto"/>
        <w:jc w:val="center"/>
        <w:rPr>
          <w:b/>
          <w:sz w:val="24"/>
          <w:szCs w:val="24"/>
        </w:rPr>
      </w:pPr>
      <w:r>
        <w:rPr>
          <w:b/>
          <w:sz w:val="24"/>
          <w:szCs w:val="24"/>
        </w:rPr>
        <w:t xml:space="preserve"> </w:t>
      </w:r>
      <w:r>
        <w:rPr>
          <w:b/>
          <w:noProof/>
          <w:sz w:val="24"/>
          <w:szCs w:val="24"/>
          <w:lang w:val="en-US"/>
        </w:rPr>
        <w:drawing>
          <wp:inline distT="114300" distB="114300" distL="114300" distR="114300">
            <wp:extent cx="4152900" cy="828675"/>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cstate="print"/>
                    <a:srcRect/>
                    <a:stretch>
                      <a:fillRect/>
                    </a:stretch>
                  </pic:blipFill>
                  <pic:spPr>
                    <a:xfrm>
                      <a:off x="0" y="0"/>
                      <a:ext cx="4152900" cy="828675"/>
                    </a:xfrm>
                    <a:prstGeom prst="rect">
                      <a:avLst/>
                    </a:prstGeom>
                    <a:ln/>
                  </pic:spPr>
                </pic:pic>
              </a:graphicData>
            </a:graphic>
          </wp:inline>
        </w:drawing>
      </w:r>
    </w:p>
    <w:tbl>
      <w:tblPr>
        <w:tblStyle w:val="a8"/>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360"/>
      </w:tblGrid>
      <w:tr w:rsidR="00C550A2">
        <w:trPr>
          <w:trHeight w:val="1875"/>
        </w:trPr>
        <w:tc>
          <w:tcPr>
            <w:tcW w:w="9360" w:type="dxa"/>
            <w:shd w:val="clear" w:color="auto" w:fill="auto"/>
            <w:tcMar>
              <w:top w:w="100" w:type="dxa"/>
              <w:left w:w="100" w:type="dxa"/>
              <w:bottom w:w="100" w:type="dxa"/>
              <w:right w:w="100" w:type="dxa"/>
            </w:tcMar>
          </w:tcPr>
          <w:p w:rsidR="00C550A2" w:rsidRDefault="00CD0184">
            <w:pPr>
              <w:pStyle w:val="normal0"/>
              <w:widowControl w:val="0"/>
              <w:pBdr>
                <w:top w:val="nil"/>
                <w:left w:val="nil"/>
                <w:bottom w:val="nil"/>
                <w:right w:val="nil"/>
                <w:between w:val="nil"/>
              </w:pBdr>
              <w:spacing w:line="240" w:lineRule="auto"/>
              <w:rPr>
                <w:b/>
                <w:sz w:val="24"/>
                <w:szCs w:val="24"/>
                <w:highlight w:val="yellow"/>
              </w:rPr>
            </w:pPr>
            <w:r>
              <w:rPr>
                <w:b/>
                <w:sz w:val="24"/>
                <w:szCs w:val="24"/>
                <w:highlight w:val="yellow"/>
              </w:rPr>
              <w:t>(32+8+21+15) / 4 = 19</w:t>
            </w:r>
          </w:p>
        </w:tc>
      </w:tr>
    </w:tbl>
    <w:p w:rsidR="00C550A2" w:rsidRDefault="00CD0184">
      <w:pPr>
        <w:pStyle w:val="Heading2"/>
        <w:rPr>
          <w:b/>
        </w:rPr>
      </w:pPr>
      <w:bookmarkStart w:id="6" w:name="_qmlct3ndnsyc" w:colFirst="0" w:colLast="0"/>
      <w:bookmarkEnd w:id="6"/>
      <w:r>
        <w:rPr>
          <w:b/>
        </w:rPr>
        <w:t>Section: Mathematics in Computer Science</w:t>
      </w:r>
    </w:p>
    <w:p w:rsidR="00C550A2" w:rsidRDefault="00CD0184">
      <w:pPr>
        <w:pStyle w:val="normal0"/>
        <w:spacing w:before="240" w:after="240" w:line="360" w:lineRule="auto"/>
        <w:rPr>
          <w:sz w:val="24"/>
          <w:szCs w:val="24"/>
        </w:rPr>
      </w:pPr>
      <w:r>
        <w:rPr>
          <w:sz w:val="24"/>
          <w:szCs w:val="24"/>
        </w:rPr>
        <w:t xml:space="preserve">1. </w:t>
      </w:r>
      <w:r>
        <w:rPr>
          <w:sz w:val="24"/>
          <w:szCs w:val="24"/>
        </w:rPr>
        <w:t>Represent the following graph in the form of an adjacency matrix. [5 Points]</w:t>
      </w:r>
    </w:p>
    <w:p w:rsidR="00C550A2" w:rsidRDefault="00CD0184">
      <w:pPr>
        <w:pStyle w:val="normal0"/>
        <w:spacing w:before="240"/>
        <w:jc w:val="center"/>
        <w:rPr>
          <w:sz w:val="24"/>
          <w:szCs w:val="24"/>
        </w:rPr>
      </w:pPr>
      <w:r>
        <w:rPr>
          <w:sz w:val="24"/>
          <w:szCs w:val="24"/>
        </w:rPr>
        <w:t xml:space="preserve"> </w:t>
      </w:r>
      <w:r>
        <w:rPr>
          <w:noProof/>
          <w:sz w:val="24"/>
          <w:szCs w:val="24"/>
          <w:lang w:val="en-US"/>
        </w:rPr>
        <w:drawing>
          <wp:inline distT="114300" distB="114300" distL="114300" distR="114300">
            <wp:extent cx="1979057" cy="1979057"/>
            <wp:effectExtent l="0" t="0" r="0" b="0"/>
            <wp:docPr id="4"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1" cstate="print"/>
                    <a:srcRect/>
                    <a:stretch>
                      <a:fillRect/>
                    </a:stretch>
                  </pic:blipFill>
                  <pic:spPr>
                    <a:xfrm>
                      <a:off x="0" y="0"/>
                      <a:ext cx="1979057" cy="1979057"/>
                    </a:xfrm>
                    <a:prstGeom prst="rect">
                      <a:avLst/>
                    </a:prstGeom>
                    <a:ln/>
                  </pic:spPr>
                </pic:pic>
              </a:graphicData>
            </a:graphic>
          </wp:inline>
        </w:drawing>
      </w:r>
    </w:p>
    <w:tbl>
      <w:tblPr>
        <w:tblStyle w:val="a9"/>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360"/>
      </w:tblGrid>
      <w:tr w:rsidR="00C550A2">
        <w:trPr>
          <w:trHeight w:val="2850"/>
        </w:trPr>
        <w:tc>
          <w:tcPr>
            <w:tcW w:w="9360" w:type="dxa"/>
            <w:shd w:val="clear" w:color="auto" w:fill="auto"/>
            <w:tcMar>
              <w:top w:w="100" w:type="dxa"/>
              <w:left w:w="100" w:type="dxa"/>
              <w:bottom w:w="100" w:type="dxa"/>
              <w:right w:w="100" w:type="dxa"/>
            </w:tcMar>
          </w:tcPr>
          <w:p w:rsidR="00C550A2" w:rsidRDefault="00CD0184">
            <w:pPr>
              <w:pStyle w:val="normal0"/>
              <w:widowControl w:val="0"/>
              <w:pBdr>
                <w:top w:val="nil"/>
                <w:left w:val="nil"/>
                <w:bottom w:val="nil"/>
                <w:right w:val="nil"/>
                <w:between w:val="nil"/>
              </w:pBdr>
              <w:spacing w:line="240" w:lineRule="auto"/>
              <w:rPr>
                <w:sz w:val="24"/>
                <w:szCs w:val="24"/>
              </w:rPr>
            </w:pPr>
            <w:r>
              <w:rPr>
                <w:sz w:val="24"/>
                <w:szCs w:val="24"/>
              </w:rPr>
              <w:lastRenderedPageBreak/>
              <w:t>47</w:t>
            </w:r>
            <w:r>
              <w:rPr>
                <w:noProof/>
                <w:sz w:val="24"/>
                <w:szCs w:val="24"/>
                <w:lang w:val="en-US"/>
              </w:rPr>
              <w:drawing>
                <wp:inline distT="114300" distB="114300" distL="114300" distR="114300">
                  <wp:extent cx="5743575" cy="20193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cstate="print"/>
                          <a:srcRect/>
                          <a:stretch>
                            <a:fillRect/>
                          </a:stretch>
                        </pic:blipFill>
                        <pic:spPr>
                          <a:xfrm>
                            <a:off x="0" y="0"/>
                            <a:ext cx="5743575" cy="2019300"/>
                          </a:xfrm>
                          <a:prstGeom prst="rect">
                            <a:avLst/>
                          </a:prstGeom>
                          <a:ln/>
                        </pic:spPr>
                      </pic:pic>
                    </a:graphicData>
                  </a:graphic>
                </wp:inline>
              </w:drawing>
            </w:r>
          </w:p>
        </w:tc>
      </w:tr>
    </w:tbl>
    <w:p w:rsidR="00C550A2" w:rsidRDefault="00C550A2">
      <w:pPr>
        <w:pStyle w:val="normal0"/>
        <w:spacing w:before="240"/>
        <w:rPr>
          <w:sz w:val="24"/>
          <w:szCs w:val="24"/>
        </w:rPr>
      </w:pPr>
    </w:p>
    <w:p w:rsidR="00C550A2" w:rsidRDefault="00CD0184">
      <w:pPr>
        <w:pStyle w:val="normal0"/>
        <w:spacing w:before="240" w:after="240"/>
        <w:rPr>
          <w:sz w:val="24"/>
          <w:szCs w:val="24"/>
        </w:rPr>
      </w:pPr>
      <w:r>
        <w:rPr>
          <w:sz w:val="24"/>
          <w:szCs w:val="24"/>
        </w:rPr>
        <w:t>2. Given the following adjacency matrix, draw the corresponding graph. [5 Points]</w:t>
      </w:r>
    </w:p>
    <w:p w:rsidR="00C550A2" w:rsidRDefault="00CD0184">
      <w:pPr>
        <w:pStyle w:val="normal0"/>
        <w:spacing w:before="240" w:after="240"/>
        <w:jc w:val="center"/>
        <w:rPr>
          <w:sz w:val="24"/>
          <w:szCs w:val="24"/>
        </w:rPr>
      </w:pPr>
      <w:r>
        <w:rPr>
          <w:sz w:val="24"/>
          <w:szCs w:val="24"/>
        </w:rPr>
        <w:t xml:space="preserve"> </w:t>
      </w:r>
      <w:r>
        <w:rPr>
          <w:b/>
          <w:noProof/>
          <w:sz w:val="24"/>
          <w:szCs w:val="24"/>
          <w:lang w:val="en-US"/>
        </w:rPr>
        <w:drawing>
          <wp:inline distT="114300" distB="114300" distL="114300" distR="114300">
            <wp:extent cx="1607582" cy="1195788"/>
            <wp:effectExtent l="0" t="0" r="0" b="0"/>
            <wp:docPr id="11"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3" cstate="print"/>
                    <a:srcRect/>
                    <a:stretch>
                      <a:fillRect/>
                    </a:stretch>
                  </pic:blipFill>
                  <pic:spPr>
                    <a:xfrm>
                      <a:off x="0" y="0"/>
                      <a:ext cx="1607582" cy="1195788"/>
                    </a:xfrm>
                    <a:prstGeom prst="rect">
                      <a:avLst/>
                    </a:prstGeom>
                    <a:ln/>
                  </pic:spPr>
                </pic:pic>
              </a:graphicData>
            </a:graphic>
          </wp:inline>
        </w:drawing>
      </w:r>
    </w:p>
    <w:tbl>
      <w:tblPr>
        <w:tblStyle w:val="a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360"/>
      </w:tblGrid>
      <w:tr w:rsidR="00C550A2">
        <w:trPr>
          <w:trHeight w:val="3180"/>
        </w:trPr>
        <w:tc>
          <w:tcPr>
            <w:tcW w:w="9360" w:type="dxa"/>
            <w:shd w:val="clear" w:color="auto" w:fill="auto"/>
            <w:tcMar>
              <w:top w:w="100" w:type="dxa"/>
              <w:left w:w="100" w:type="dxa"/>
              <w:bottom w:w="100" w:type="dxa"/>
              <w:right w:w="100" w:type="dxa"/>
            </w:tcMar>
          </w:tcPr>
          <w:p w:rsidR="00C550A2" w:rsidRDefault="00CD0184">
            <w:pPr>
              <w:pStyle w:val="normal0"/>
              <w:widowControl w:val="0"/>
              <w:pBdr>
                <w:top w:val="nil"/>
                <w:left w:val="nil"/>
                <w:bottom w:val="nil"/>
                <w:right w:val="nil"/>
                <w:between w:val="nil"/>
              </w:pBdr>
              <w:spacing w:line="240" w:lineRule="auto"/>
              <w:jc w:val="center"/>
              <w:rPr>
                <w:sz w:val="24"/>
                <w:szCs w:val="24"/>
              </w:rPr>
            </w:pPr>
            <w:r>
              <w:rPr>
                <w:noProof/>
                <w:sz w:val="24"/>
                <w:szCs w:val="24"/>
                <w:lang w:val="en-US"/>
              </w:rPr>
              <w:drawing>
                <wp:inline distT="114300" distB="114300" distL="114300" distR="114300">
                  <wp:extent cx="2971800" cy="2095815"/>
                  <wp:effectExtent l="0" t="0" r="0" b="0"/>
                  <wp:docPr id="5"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4" cstate="print"/>
                          <a:srcRect/>
                          <a:stretch>
                            <a:fillRect/>
                          </a:stretch>
                        </pic:blipFill>
                        <pic:spPr>
                          <a:xfrm>
                            <a:off x="0" y="0"/>
                            <a:ext cx="2971800" cy="2095815"/>
                          </a:xfrm>
                          <a:prstGeom prst="rect">
                            <a:avLst/>
                          </a:prstGeom>
                          <a:ln/>
                        </pic:spPr>
                      </pic:pic>
                    </a:graphicData>
                  </a:graphic>
                </wp:inline>
              </w:drawing>
            </w:r>
          </w:p>
        </w:tc>
      </w:tr>
    </w:tbl>
    <w:p w:rsidR="00C550A2" w:rsidRDefault="00C550A2">
      <w:pPr>
        <w:pStyle w:val="normal0"/>
        <w:spacing w:before="240"/>
        <w:rPr>
          <w:sz w:val="24"/>
          <w:szCs w:val="24"/>
        </w:rPr>
      </w:pPr>
    </w:p>
    <w:p w:rsidR="00C550A2" w:rsidRDefault="00CD0184">
      <w:pPr>
        <w:pStyle w:val="normal0"/>
        <w:rPr>
          <w:b/>
          <w:sz w:val="24"/>
          <w:szCs w:val="24"/>
        </w:rPr>
      </w:pPr>
      <w:r>
        <w:rPr>
          <w:b/>
          <w:sz w:val="24"/>
          <w:szCs w:val="24"/>
        </w:rPr>
        <w:t>(This question 3 is for all sections except sections BCS-1H and BSE-1A)</w:t>
      </w:r>
    </w:p>
    <w:p w:rsidR="00C550A2" w:rsidRDefault="00CD0184">
      <w:pPr>
        <w:pStyle w:val="normal0"/>
        <w:rPr>
          <w:sz w:val="24"/>
          <w:szCs w:val="24"/>
        </w:rPr>
      </w:pPr>
      <w:r>
        <w:rPr>
          <w:sz w:val="24"/>
          <w:szCs w:val="24"/>
        </w:rPr>
        <w:t>3. (</w:t>
      </w:r>
      <w:proofErr w:type="gramStart"/>
      <w:r>
        <w:rPr>
          <w:sz w:val="24"/>
          <w:szCs w:val="24"/>
        </w:rPr>
        <w:t>a</w:t>
      </w:r>
      <w:proofErr w:type="gramEnd"/>
      <w:r>
        <w:rPr>
          <w:sz w:val="24"/>
          <w:szCs w:val="24"/>
        </w:rPr>
        <w:t xml:space="preserve">) </w:t>
      </w:r>
      <w:r>
        <w:rPr>
          <w:sz w:val="24"/>
          <w:szCs w:val="24"/>
        </w:rPr>
        <w:t>Given the graph below, find the shortest path from v1 to v6 using the method discussed in the class. Show all steps. [5+1 Points]</w:t>
      </w:r>
    </w:p>
    <w:p w:rsidR="00C550A2" w:rsidRDefault="00CD0184">
      <w:pPr>
        <w:pStyle w:val="normal0"/>
        <w:spacing w:before="240"/>
        <w:jc w:val="center"/>
        <w:rPr>
          <w:sz w:val="24"/>
          <w:szCs w:val="24"/>
        </w:rPr>
      </w:pPr>
      <w:r>
        <w:rPr>
          <w:sz w:val="24"/>
          <w:szCs w:val="24"/>
        </w:rPr>
        <w:lastRenderedPageBreak/>
        <w:t xml:space="preserve"> </w:t>
      </w:r>
      <w:r>
        <w:rPr>
          <w:noProof/>
          <w:sz w:val="24"/>
          <w:szCs w:val="24"/>
          <w:lang w:val="en-US"/>
        </w:rPr>
        <w:drawing>
          <wp:inline distT="114300" distB="114300" distL="114300" distR="114300">
            <wp:extent cx="4195763" cy="2360116"/>
            <wp:effectExtent l="0" t="0" r="0" b="0"/>
            <wp:docPr id="2"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5" cstate="print"/>
                    <a:srcRect/>
                    <a:stretch>
                      <a:fillRect/>
                    </a:stretch>
                  </pic:blipFill>
                  <pic:spPr>
                    <a:xfrm>
                      <a:off x="0" y="0"/>
                      <a:ext cx="4195763" cy="2360116"/>
                    </a:xfrm>
                    <a:prstGeom prst="rect">
                      <a:avLst/>
                    </a:prstGeom>
                    <a:ln/>
                  </pic:spPr>
                </pic:pic>
              </a:graphicData>
            </a:graphic>
          </wp:inline>
        </w:drawing>
      </w:r>
    </w:p>
    <w:p w:rsidR="00C550A2" w:rsidRDefault="00CD0184">
      <w:pPr>
        <w:pStyle w:val="normal0"/>
        <w:spacing w:before="240" w:after="240"/>
        <w:rPr>
          <w:sz w:val="24"/>
          <w:szCs w:val="24"/>
        </w:rPr>
      </w:pPr>
      <w:r>
        <w:rPr>
          <w:sz w:val="24"/>
          <w:szCs w:val="24"/>
        </w:rPr>
        <w:t xml:space="preserve"> </w:t>
      </w:r>
    </w:p>
    <w:p w:rsidR="00C550A2" w:rsidRDefault="00C550A2">
      <w:pPr>
        <w:pStyle w:val="normal0"/>
        <w:spacing w:before="240"/>
        <w:rPr>
          <w:sz w:val="24"/>
          <w:szCs w:val="24"/>
        </w:rPr>
      </w:pPr>
    </w:p>
    <w:p w:rsidR="00C550A2" w:rsidRDefault="00C550A2">
      <w:pPr>
        <w:pStyle w:val="normal0"/>
        <w:spacing w:before="240"/>
        <w:rPr>
          <w:sz w:val="24"/>
          <w:szCs w:val="24"/>
        </w:rPr>
      </w:pPr>
    </w:p>
    <w:tbl>
      <w:tblPr>
        <w:tblStyle w:val="ab"/>
        <w:tblW w:w="99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975"/>
      </w:tblGrid>
      <w:tr w:rsidR="00C550A2">
        <w:trPr>
          <w:trHeight w:val="4505"/>
        </w:trPr>
        <w:tc>
          <w:tcPr>
            <w:tcW w:w="9975" w:type="dxa"/>
            <w:shd w:val="clear" w:color="auto" w:fill="auto"/>
            <w:tcMar>
              <w:top w:w="100" w:type="dxa"/>
              <w:left w:w="100" w:type="dxa"/>
              <w:bottom w:w="100" w:type="dxa"/>
              <w:right w:w="100" w:type="dxa"/>
            </w:tcMar>
          </w:tcPr>
          <w:p w:rsidR="00C550A2" w:rsidRDefault="00CD0184">
            <w:pPr>
              <w:pStyle w:val="normal0"/>
              <w:widowControl w:val="0"/>
              <w:spacing w:before="240" w:after="240" w:line="240" w:lineRule="auto"/>
              <w:rPr>
                <w:b/>
                <w:sz w:val="20"/>
                <w:szCs w:val="20"/>
                <w:u w:val="single"/>
              </w:rPr>
            </w:pPr>
            <w:r>
              <w:rPr>
                <w:b/>
                <w:sz w:val="20"/>
                <w:szCs w:val="20"/>
                <w:u w:val="single"/>
              </w:rPr>
              <w:t>Step 1. Initialization</w:t>
            </w:r>
          </w:p>
          <w:p w:rsidR="00C550A2" w:rsidRDefault="00CD0184">
            <w:pPr>
              <w:pStyle w:val="normal0"/>
              <w:widowControl w:val="0"/>
              <w:spacing w:before="240" w:after="240" w:line="240" w:lineRule="auto"/>
              <w:rPr>
                <w:sz w:val="20"/>
                <w:szCs w:val="20"/>
              </w:rPr>
            </w:pPr>
            <w:r>
              <w:rPr>
                <w:sz w:val="20"/>
                <w:szCs w:val="20"/>
              </w:rPr>
              <w:t>Unvisited = {v1, v2, v3, v4, v5, v6, v7}</w:t>
            </w:r>
          </w:p>
          <w:tbl>
            <w:tblPr>
              <w:tblStyle w:val="ac"/>
              <w:tblW w:w="9765" w:type="dxa"/>
              <w:tblBorders>
                <w:top w:val="nil"/>
                <w:left w:val="nil"/>
                <w:bottom w:val="nil"/>
                <w:right w:val="nil"/>
                <w:insideH w:val="nil"/>
                <w:insideV w:val="nil"/>
              </w:tblBorders>
              <w:tblLayout w:type="fixed"/>
              <w:tblLook w:val="0600"/>
            </w:tblPr>
            <w:tblGrid>
              <w:gridCol w:w="1140"/>
              <w:gridCol w:w="1230"/>
              <w:gridCol w:w="1230"/>
              <w:gridCol w:w="1230"/>
              <w:gridCol w:w="1260"/>
              <w:gridCol w:w="1215"/>
              <w:gridCol w:w="1230"/>
              <w:gridCol w:w="1230"/>
            </w:tblGrid>
            <w:tr w:rsidR="00C550A2">
              <w:trPr>
                <w:trHeight w:val="339"/>
              </w:trPr>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b/>
                      <w:sz w:val="20"/>
                      <w:szCs w:val="20"/>
                    </w:rPr>
                  </w:pPr>
                  <w:r>
                    <w:rPr>
                      <w:b/>
                      <w:sz w:val="20"/>
                      <w:szCs w:val="20"/>
                    </w:rPr>
                    <w:t xml:space="preserve"> </w:t>
                  </w:r>
                </w:p>
              </w:tc>
              <w:tc>
                <w:tcPr>
                  <w:tcW w:w="123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spacing w:line="240" w:lineRule="auto"/>
                    <w:jc w:val="center"/>
                    <w:rPr>
                      <w:b/>
                      <w:sz w:val="20"/>
                      <w:szCs w:val="20"/>
                    </w:rPr>
                  </w:pPr>
                  <w:r>
                    <w:rPr>
                      <w:b/>
                      <w:sz w:val="20"/>
                      <w:szCs w:val="20"/>
                    </w:rPr>
                    <w:t>v1</w:t>
                  </w:r>
                </w:p>
              </w:tc>
              <w:tc>
                <w:tcPr>
                  <w:tcW w:w="123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b/>
                      <w:sz w:val="20"/>
                      <w:szCs w:val="20"/>
                    </w:rPr>
                  </w:pPr>
                  <w:r>
                    <w:rPr>
                      <w:b/>
                      <w:sz w:val="20"/>
                      <w:szCs w:val="20"/>
                    </w:rPr>
                    <w:t>v2</w:t>
                  </w:r>
                </w:p>
              </w:tc>
              <w:tc>
                <w:tcPr>
                  <w:tcW w:w="123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b/>
                      <w:sz w:val="20"/>
                      <w:szCs w:val="20"/>
                    </w:rPr>
                  </w:pPr>
                  <w:r>
                    <w:rPr>
                      <w:b/>
                      <w:sz w:val="20"/>
                      <w:szCs w:val="20"/>
                    </w:rPr>
                    <w:t>v3</w:t>
                  </w:r>
                </w:p>
              </w:tc>
              <w:tc>
                <w:tcPr>
                  <w:tcW w:w="126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b/>
                      <w:sz w:val="20"/>
                      <w:szCs w:val="20"/>
                    </w:rPr>
                  </w:pPr>
                  <w:r>
                    <w:rPr>
                      <w:b/>
                      <w:sz w:val="20"/>
                      <w:szCs w:val="20"/>
                    </w:rPr>
                    <w:t>v4</w:t>
                  </w:r>
                </w:p>
              </w:tc>
              <w:tc>
                <w:tcPr>
                  <w:tcW w:w="121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b/>
                      <w:sz w:val="20"/>
                      <w:szCs w:val="20"/>
                    </w:rPr>
                  </w:pPr>
                  <w:r>
                    <w:rPr>
                      <w:b/>
                      <w:sz w:val="20"/>
                      <w:szCs w:val="20"/>
                    </w:rPr>
                    <w:t>v5</w:t>
                  </w:r>
                </w:p>
              </w:tc>
              <w:tc>
                <w:tcPr>
                  <w:tcW w:w="123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b/>
                      <w:sz w:val="20"/>
                      <w:szCs w:val="20"/>
                    </w:rPr>
                  </w:pPr>
                  <w:r>
                    <w:rPr>
                      <w:b/>
                      <w:sz w:val="20"/>
                      <w:szCs w:val="20"/>
                    </w:rPr>
                    <w:t>v6</w:t>
                  </w:r>
                </w:p>
              </w:tc>
              <w:tc>
                <w:tcPr>
                  <w:tcW w:w="123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b/>
                      <w:sz w:val="20"/>
                      <w:szCs w:val="20"/>
                    </w:rPr>
                  </w:pPr>
                  <w:r>
                    <w:rPr>
                      <w:b/>
                      <w:sz w:val="20"/>
                      <w:szCs w:val="20"/>
                    </w:rPr>
                    <w:t>v7</w:t>
                  </w:r>
                </w:p>
              </w:tc>
            </w:tr>
            <w:tr w:rsidR="00C550A2">
              <w:trPr>
                <w:trHeight w:val="455"/>
              </w:trPr>
              <w:tc>
                <w:tcPr>
                  <w:tcW w:w="114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sz w:val="20"/>
                      <w:szCs w:val="20"/>
                    </w:rPr>
                  </w:pPr>
                  <w:r>
                    <w:rPr>
                      <w:sz w:val="20"/>
                      <w:szCs w:val="20"/>
                    </w:rPr>
                    <w:t>Distance</w:t>
                  </w:r>
                </w:p>
              </w:tc>
              <w:tc>
                <w:tcPr>
                  <w:tcW w:w="1230" w:type="dxa"/>
                  <w:tcBorders>
                    <w:top w:val="nil"/>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sz w:val="20"/>
                      <w:szCs w:val="20"/>
                    </w:rPr>
                  </w:pPr>
                  <w:r>
                    <w:rPr>
                      <w:sz w:val="20"/>
                      <w:szCs w:val="20"/>
                    </w:rPr>
                    <w:t>0 (via v1)</w:t>
                  </w:r>
                </w:p>
              </w:tc>
              <w:tc>
                <w:tcPr>
                  <w:tcW w:w="1230" w:type="dxa"/>
                  <w:tcBorders>
                    <w:top w:val="nil"/>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sz w:val="20"/>
                      <w:szCs w:val="20"/>
                    </w:rPr>
                  </w:pPr>
                  <w:r>
                    <w:rPr>
                      <w:rFonts w:ascii="Arial Unicode MS" w:eastAsia="Arial Unicode MS" w:hAnsi="Arial Unicode MS" w:cs="Arial Unicode MS"/>
                      <w:sz w:val="20"/>
                      <w:szCs w:val="20"/>
                    </w:rPr>
                    <w:t>∞</w:t>
                  </w:r>
                </w:p>
              </w:tc>
              <w:tc>
                <w:tcPr>
                  <w:tcW w:w="1230" w:type="dxa"/>
                  <w:tcBorders>
                    <w:top w:val="nil"/>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sz w:val="20"/>
                      <w:szCs w:val="20"/>
                    </w:rPr>
                  </w:pPr>
                  <w:r>
                    <w:rPr>
                      <w:rFonts w:ascii="Arial Unicode MS" w:eastAsia="Arial Unicode MS" w:hAnsi="Arial Unicode MS" w:cs="Arial Unicode MS"/>
                      <w:sz w:val="20"/>
                      <w:szCs w:val="20"/>
                    </w:rPr>
                    <w:t>∞</w:t>
                  </w:r>
                </w:p>
              </w:tc>
              <w:tc>
                <w:tcPr>
                  <w:tcW w:w="1260" w:type="dxa"/>
                  <w:tcBorders>
                    <w:top w:val="nil"/>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sz w:val="20"/>
                      <w:szCs w:val="20"/>
                    </w:rPr>
                  </w:pPr>
                  <w:r>
                    <w:rPr>
                      <w:rFonts w:ascii="Arial Unicode MS" w:eastAsia="Arial Unicode MS" w:hAnsi="Arial Unicode MS" w:cs="Arial Unicode MS"/>
                      <w:sz w:val="20"/>
                      <w:szCs w:val="20"/>
                    </w:rPr>
                    <w:t>∞</w:t>
                  </w:r>
                </w:p>
              </w:tc>
              <w:tc>
                <w:tcPr>
                  <w:tcW w:w="1215" w:type="dxa"/>
                  <w:tcBorders>
                    <w:top w:val="nil"/>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sz w:val="20"/>
                      <w:szCs w:val="20"/>
                    </w:rPr>
                  </w:pPr>
                  <w:r>
                    <w:rPr>
                      <w:rFonts w:ascii="Arial Unicode MS" w:eastAsia="Arial Unicode MS" w:hAnsi="Arial Unicode MS" w:cs="Arial Unicode MS"/>
                      <w:sz w:val="20"/>
                      <w:szCs w:val="20"/>
                    </w:rPr>
                    <w:t>∞</w:t>
                  </w:r>
                </w:p>
              </w:tc>
              <w:tc>
                <w:tcPr>
                  <w:tcW w:w="1230" w:type="dxa"/>
                  <w:tcBorders>
                    <w:top w:val="nil"/>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sz w:val="20"/>
                      <w:szCs w:val="20"/>
                    </w:rPr>
                  </w:pPr>
                  <w:r>
                    <w:rPr>
                      <w:rFonts w:ascii="Arial Unicode MS" w:eastAsia="Arial Unicode MS" w:hAnsi="Arial Unicode MS" w:cs="Arial Unicode MS"/>
                      <w:sz w:val="20"/>
                      <w:szCs w:val="20"/>
                    </w:rPr>
                    <w:t>∞</w:t>
                  </w:r>
                </w:p>
              </w:tc>
              <w:tc>
                <w:tcPr>
                  <w:tcW w:w="1230" w:type="dxa"/>
                  <w:tcBorders>
                    <w:top w:val="nil"/>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sz w:val="20"/>
                      <w:szCs w:val="20"/>
                    </w:rPr>
                  </w:pPr>
                  <w:r>
                    <w:rPr>
                      <w:rFonts w:ascii="Arial Unicode MS" w:eastAsia="Arial Unicode MS" w:hAnsi="Arial Unicode MS" w:cs="Arial Unicode MS"/>
                      <w:sz w:val="20"/>
                      <w:szCs w:val="20"/>
                    </w:rPr>
                    <w:t>∞</w:t>
                  </w:r>
                </w:p>
              </w:tc>
            </w:tr>
          </w:tbl>
          <w:p w:rsidR="00C550A2" w:rsidRDefault="00CD0184">
            <w:pPr>
              <w:pStyle w:val="normal0"/>
              <w:widowControl w:val="0"/>
              <w:spacing w:before="240" w:after="240" w:line="240" w:lineRule="auto"/>
              <w:rPr>
                <w:b/>
                <w:sz w:val="20"/>
                <w:szCs w:val="20"/>
                <w:u w:val="single"/>
              </w:rPr>
            </w:pPr>
            <w:r>
              <w:rPr>
                <w:b/>
                <w:sz w:val="20"/>
                <w:szCs w:val="20"/>
                <w:u w:val="single"/>
              </w:rPr>
              <w:t xml:space="preserve"> Step 2. Visiting v1</w:t>
            </w:r>
          </w:p>
          <w:tbl>
            <w:tblPr>
              <w:tblStyle w:val="ad"/>
              <w:tblW w:w="9780" w:type="dxa"/>
              <w:tblBorders>
                <w:top w:val="nil"/>
                <w:left w:val="nil"/>
                <w:bottom w:val="nil"/>
                <w:right w:val="nil"/>
                <w:insideH w:val="nil"/>
                <w:insideV w:val="nil"/>
              </w:tblBorders>
              <w:tblLayout w:type="fixed"/>
              <w:tblLook w:val="0600"/>
            </w:tblPr>
            <w:tblGrid>
              <w:gridCol w:w="1125"/>
              <w:gridCol w:w="1245"/>
              <w:gridCol w:w="1275"/>
              <w:gridCol w:w="1275"/>
              <w:gridCol w:w="1290"/>
              <w:gridCol w:w="1170"/>
              <w:gridCol w:w="1200"/>
              <w:gridCol w:w="1200"/>
            </w:tblGrid>
            <w:tr w:rsidR="00C550A2">
              <w:trPr>
                <w:trHeight w:val="455"/>
              </w:trPr>
              <w:tc>
                <w:tcPr>
                  <w:tcW w:w="1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b/>
                      <w:sz w:val="20"/>
                      <w:szCs w:val="20"/>
                    </w:rPr>
                  </w:pPr>
                  <w:r>
                    <w:rPr>
                      <w:b/>
                      <w:sz w:val="20"/>
                      <w:szCs w:val="20"/>
                    </w:rPr>
                    <w:t xml:space="preserve"> </w:t>
                  </w:r>
                </w:p>
              </w:tc>
              <w:tc>
                <w:tcPr>
                  <w:tcW w:w="124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b/>
                      <w:sz w:val="20"/>
                      <w:szCs w:val="20"/>
                    </w:rPr>
                  </w:pPr>
                  <w:r>
                    <w:rPr>
                      <w:b/>
                      <w:sz w:val="20"/>
                      <w:szCs w:val="20"/>
                    </w:rPr>
                    <w:t>v1</w:t>
                  </w:r>
                </w:p>
              </w:tc>
              <w:tc>
                <w:tcPr>
                  <w:tcW w:w="127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b/>
                      <w:sz w:val="20"/>
                      <w:szCs w:val="20"/>
                    </w:rPr>
                  </w:pPr>
                  <w:r>
                    <w:rPr>
                      <w:b/>
                      <w:sz w:val="20"/>
                      <w:szCs w:val="20"/>
                    </w:rPr>
                    <w:t>v2</w:t>
                  </w:r>
                </w:p>
              </w:tc>
              <w:tc>
                <w:tcPr>
                  <w:tcW w:w="127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b/>
                      <w:sz w:val="20"/>
                      <w:szCs w:val="20"/>
                    </w:rPr>
                  </w:pPr>
                  <w:r>
                    <w:rPr>
                      <w:b/>
                      <w:sz w:val="20"/>
                      <w:szCs w:val="20"/>
                    </w:rPr>
                    <w:t>v3</w:t>
                  </w:r>
                </w:p>
              </w:tc>
              <w:tc>
                <w:tcPr>
                  <w:tcW w:w="129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b/>
                      <w:sz w:val="20"/>
                      <w:szCs w:val="20"/>
                    </w:rPr>
                  </w:pPr>
                  <w:r>
                    <w:rPr>
                      <w:b/>
                      <w:sz w:val="20"/>
                      <w:szCs w:val="20"/>
                    </w:rPr>
                    <w:t>v4</w:t>
                  </w:r>
                </w:p>
              </w:tc>
              <w:tc>
                <w:tcPr>
                  <w:tcW w:w="117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b/>
                      <w:sz w:val="20"/>
                      <w:szCs w:val="20"/>
                    </w:rPr>
                  </w:pPr>
                  <w:r>
                    <w:rPr>
                      <w:b/>
                      <w:sz w:val="20"/>
                      <w:szCs w:val="20"/>
                    </w:rPr>
                    <w:t>v5</w:t>
                  </w:r>
                </w:p>
              </w:tc>
              <w:tc>
                <w:tcPr>
                  <w:tcW w:w="120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b/>
                      <w:sz w:val="20"/>
                      <w:szCs w:val="20"/>
                    </w:rPr>
                  </w:pPr>
                  <w:r>
                    <w:rPr>
                      <w:b/>
                      <w:sz w:val="20"/>
                      <w:szCs w:val="20"/>
                    </w:rPr>
                    <w:t>v6</w:t>
                  </w:r>
                </w:p>
              </w:tc>
              <w:tc>
                <w:tcPr>
                  <w:tcW w:w="120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b/>
                      <w:sz w:val="20"/>
                      <w:szCs w:val="20"/>
                    </w:rPr>
                  </w:pPr>
                  <w:r>
                    <w:rPr>
                      <w:b/>
                      <w:sz w:val="20"/>
                      <w:szCs w:val="20"/>
                    </w:rPr>
                    <w:t>v7</w:t>
                  </w:r>
                </w:p>
              </w:tc>
            </w:tr>
            <w:tr w:rsidR="00C550A2">
              <w:trPr>
                <w:trHeight w:val="455"/>
              </w:trPr>
              <w:tc>
                <w:tcPr>
                  <w:tcW w:w="11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sz w:val="20"/>
                      <w:szCs w:val="20"/>
                    </w:rPr>
                  </w:pPr>
                  <w:r>
                    <w:rPr>
                      <w:sz w:val="20"/>
                      <w:szCs w:val="20"/>
                    </w:rPr>
                    <w:t>Distance</w:t>
                  </w:r>
                </w:p>
              </w:tc>
              <w:tc>
                <w:tcPr>
                  <w:tcW w:w="1245" w:type="dxa"/>
                  <w:tcBorders>
                    <w:top w:val="nil"/>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sz w:val="20"/>
                      <w:szCs w:val="20"/>
                    </w:rPr>
                  </w:pPr>
                  <w:r>
                    <w:rPr>
                      <w:sz w:val="20"/>
                      <w:szCs w:val="20"/>
                    </w:rPr>
                    <w:t>0 (from v1)</w:t>
                  </w:r>
                </w:p>
              </w:tc>
              <w:tc>
                <w:tcPr>
                  <w:tcW w:w="1275" w:type="dxa"/>
                  <w:tcBorders>
                    <w:top w:val="nil"/>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sz w:val="20"/>
                      <w:szCs w:val="20"/>
                      <w:highlight w:val="yellow"/>
                    </w:rPr>
                  </w:pPr>
                  <w:r>
                    <w:rPr>
                      <w:sz w:val="20"/>
                      <w:szCs w:val="20"/>
                      <w:highlight w:val="yellow"/>
                    </w:rPr>
                    <w:t>2 (from v1)</w:t>
                  </w:r>
                </w:p>
              </w:tc>
              <w:tc>
                <w:tcPr>
                  <w:tcW w:w="1275" w:type="dxa"/>
                  <w:tcBorders>
                    <w:top w:val="nil"/>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sz w:val="20"/>
                      <w:szCs w:val="20"/>
                      <w:highlight w:val="yellow"/>
                    </w:rPr>
                  </w:pPr>
                  <w:r>
                    <w:rPr>
                      <w:sz w:val="20"/>
                      <w:szCs w:val="20"/>
                      <w:highlight w:val="yellow"/>
                    </w:rPr>
                    <w:t>4 (from v1)</w:t>
                  </w:r>
                </w:p>
              </w:tc>
              <w:tc>
                <w:tcPr>
                  <w:tcW w:w="1290" w:type="dxa"/>
                  <w:tcBorders>
                    <w:top w:val="nil"/>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sz w:val="20"/>
                      <w:szCs w:val="20"/>
                      <w:highlight w:val="yellow"/>
                    </w:rPr>
                  </w:pPr>
                  <w:r>
                    <w:rPr>
                      <w:sz w:val="20"/>
                      <w:szCs w:val="20"/>
                      <w:highlight w:val="yellow"/>
                    </w:rPr>
                    <w:t>1 (from v1)</w:t>
                  </w:r>
                </w:p>
              </w:tc>
              <w:tc>
                <w:tcPr>
                  <w:tcW w:w="1170" w:type="dxa"/>
                  <w:tcBorders>
                    <w:top w:val="nil"/>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sz w:val="20"/>
                      <w:szCs w:val="20"/>
                    </w:rPr>
                  </w:pPr>
                  <w:r>
                    <w:rPr>
                      <w:rFonts w:ascii="Arial Unicode MS" w:eastAsia="Arial Unicode MS" w:hAnsi="Arial Unicode MS" w:cs="Arial Unicode MS"/>
                      <w:sz w:val="20"/>
                      <w:szCs w:val="20"/>
                    </w:rPr>
                    <w:t>∞</w:t>
                  </w:r>
                </w:p>
              </w:tc>
              <w:tc>
                <w:tcPr>
                  <w:tcW w:w="1200" w:type="dxa"/>
                  <w:tcBorders>
                    <w:top w:val="nil"/>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sz w:val="20"/>
                      <w:szCs w:val="20"/>
                    </w:rPr>
                  </w:pPr>
                  <w:r>
                    <w:rPr>
                      <w:rFonts w:ascii="Arial Unicode MS" w:eastAsia="Arial Unicode MS" w:hAnsi="Arial Unicode MS" w:cs="Arial Unicode MS"/>
                      <w:sz w:val="20"/>
                      <w:szCs w:val="20"/>
                    </w:rPr>
                    <w:t>∞</w:t>
                  </w:r>
                </w:p>
              </w:tc>
              <w:tc>
                <w:tcPr>
                  <w:tcW w:w="1200" w:type="dxa"/>
                  <w:tcBorders>
                    <w:top w:val="nil"/>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sz w:val="20"/>
                      <w:szCs w:val="20"/>
                    </w:rPr>
                  </w:pPr>
                  <w:r>
                    <w:rPr>
                      <w:rFonts w:ascii="Arial Unicode MS" w:eastAsia="Arial Unicode MS" w:hAnsi="Arial Unicode MS" w:cs="Arial Unicode MS"/>
                      <w:sz w:val="20"/>
                      <w:szCs w:val="20"/>
                    </w:rPr>
                    <w:t>∞</w:t>
                  </w:r>
                </w:p>
              </w:tc>
            </w:tr>
          </w:tbl>
          <w:p w:rsidR="00C550A2" w:rsidRDefault="00CD0184">
            <w:pPr>
              <w:pStyle w:val="normal0"/>
              <w:widowControl w:val="0"/>
              <w:spacing w:before="240" w:line="240" w:lineRule="auto"/>
              <w:rPr>
                <w:sz w:val="20"/>
                <w:szCs w:val="20"/>
                <w:highlight w:val="white"/>
              </w:rPr>
            </w:pPr>
            <w:r>
              <w:rPr>
                <w:sz w:val="20"/>
                <w:szCs w:val="20"/>
                <w:highlight w:val="white"/>
              </w:rPr>
              <w:t>Unvisited = {v2, v3, v4, v5, v6, v7}</w:t>
            </w:r>
          </w:p>
          <w:p w:rsidR="00C550A2" w:rsidRDefault="00CD0184">
            <w:pPr>
              <w:pStyle w:val="normal0"/>
              <w:widowControl w:val="0"/>
              <w:spacing w:before="240" w:after="240" w:line="240" w:lineRule="auto"/>
              <w:rPr>
                <w:b/>
                <w:sz w:val="20"/>
                <w:szCs w:val="20"/>
                <w:u w:val="single"/>
              </w:rPr>
            </w:pPr>
            <w:r>
              <w:rPr>
                <w:b/>
                <w:sz w:val="20"/>
                <w:szCs w:val="20"/>
                <w:u w:val="single"/>
              </w:rPr>
              <w:t>Step 3. Visiting v4</w:t>
            </w:r>
          </w:p>
          <w:tbl>
            <w:tblPr>
              <w:tblStyle w:val="ae"/>
              <w:tblW w:w="9780" w:type="dxa"/>
              <w:tblBorders>
                <w:top w:val="nil"/>
                <w:left w:val="nil"/>
                <w:bottom w:val="nil"/>
                <w:right w:val="nil"/>
                <w:insideH w:val="nil"/>
                <w:insideV w:val="nil"/>
              </w:tblBorders>
              <w:tblLayout w:type="fixed"/>
              <w:tblLook w:val="0600"/>
            </w:tblPr>
            <w:tblGrid>
              <w:gridCol w:w="1110"/>
              <w:gridCol w:w="1230"/>
              <w:gridCol w:w="1230"/>
              <w:gridCol w:w="1230"/>
              <w:gridCol w:w="1260"/>
              <w:gridCol w:w="1230"/>
              <w:gridCol w:w="1245"/>
              <w:gridCol w:w="1245"/>
            </w:tblGrid>
            <w:tr w:rsidR="00C550A2">
              <w:trPr>
                <w:trHeight w:val="455"/>
              </w:trPr>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b/>
                      <w:sz w:val="20"/>
                      <w:szCs w:val="20"/>
                    </w:rPr>
                  </w:pPr>
                  <w:r>
                    <w:rPr>
                      <w:b/>
                      <w:sz w:val="20"/>
                      <w:szCs w:val="20"/>
                    </w:rPr>
                    <w:t xml:space="preserve"> </w:t>
                  </w:r>
                </w:p>
              </w:tc>
              <w:tc>
                <w:tcPr>
                  <w:tcW w:w="123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b/>
                      <w:sz w:val="20"/>
                      <w:szCs w:val="20"/>
                    </w:rPr>
                  </w:pPr>
                  <w:r>
                    <w:rPr>
                      <w:b/>
                      <w:sz w:val="20"/>
                      <w:szCs w:val="20"/>
                    </w:rPr>
                    <w:t>v1</w:t>
                  </w:r>
                </w:p>
              </w:tc>
              <w:tc>
                <w:tcPr>
                  <w:tcW w:w="123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b/>
                      <w:sz w:val="20"/>
                      <w:szCs w:val="20"/>
                    </w:rPr>
                  </w:pPr>
                  <w:r>
                    <w:rPr>
                      <w:b/>
                      <w:sz w:val="20"/>
                      <w:szCs w:val="20"/>
                    </w:rPr>
                    <w:t>v2</w:t>
                  </w:r>
                </w:p>
              </w:tc>
              <w:tc>
                <w:tcPr>
                  <w:tcW w:w="123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b/>
                      <w:sz w:val="20"/>
                      <w:szCs w:val="20"/>
                    </w:rPr>
                  </w:pPr>
                  <w:r>
                    <w:rPr>
                      <w:b/>
                      <w:sz w:val="20"/>
                      <w:szCs w:val="20"/>
                    </w:rPr>
                    <w:t>v3</w:t>
                  </w:r>
                </w:p>
              </w:tc>
              <w:tc>
                <w:tcPr>
                  <w:tcW w:w="126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b/>
                      <w:sz w:val="20"/>
                      <w:szCs w:val="20"/>
                    </w:rPr>
                  </w:pPr>
                  <w:r>
                    <w:rPr>
                      <w:b/>
                      <w:sz w:val="20"/>
                      <w:szCs w:val="20"/>
                    </w:rPr>
                    <w:t>v4</w:t>
                  </w:r>
                </w:p>
              </w:tc>
              <w:tc>
                <w:tcPr>
                  <w:tcW w:w="123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b/>
                      <w:sz w:val="20"/>
                      <w:szCs w:val="20"/>
                    </w:rPr>
                  </w:pPr>
                  <w:r>
                    <w:rPr>
                      <w:b/>
                      <w:sz w:val="20"/>
                      <w:szCs w:val="20"/>
                    </w:rPr>
                    <w:t>v5</w:t>
                  </w:r>
                </w:p>
              </w:tc>
              <w:tc>
                <w:tcPr>
                  <w:tcW w:w="124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b/>
                      <w:sz w:val="20"/>
                      <w:szCs w:val="20"/>
                    </w:rPr>
                  </w:pPr>
                  <w:r>
                    <w:rPr>
                      <w:b/>
                      <w:sz w:val="20"/>
                      <w:szCs w:val="20"/>
                    </w:rPr>
                    <w:t>v6</w:t>
                  </w:r>
                </w:p>
              </w:tc>
              <w:tc>
                <w:tcPr>
                  <w:tcW w:w="124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b/>
                      <w:sz w:val="20"/>
                      <w:szCs w:val="20"/>
                    </w:rPr>
                  </w:pPr>
                  <w:r>
                    <w:rPr>
                      <w:b/>
                      <w:sz w:val="20"/>
                      <w:szCs w:val="20"/>
                    </w:rPr>
                    <w:t>v7</w:t>
                  </w:r>
                </w:p>
              </w:tc>
            </w:tr>
            <w:tr w:rsidR="00C550A2">
              <w:trPr>
                <w:trHeight w:val="455"/>
              </w:trPr>
              <w:tc>
                <w:tcPr>
                  <w:tcW w:w="111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rPr>
                      <w:sz w:val="20"/>
                      <w:szCs w:val="20"/>
                    </w:rPr>
                  </w:pPr>
                  <w:r>
                    <w:rPr>
                      <w:sz w:val="20"/>
                      <w:szCs w:val="20"/>
                    </w:rPr>
                    <w:t>Distance</w:t>
                  </w:r>
                </w:p>
              </w:tc>
              <w:tc>
                <w:tcPr>
                  <w:tcW w:w="1230" w:type="dxa"/>
                  <w:tcBorders>
                    <w:top w:val="nil"/>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rPr>
                      <w:sz w:val="20"/>
                      <w:szCs w:val="20"/>
                    </w:rPr>
                  </w:pPr>
                  <w:r>
                    <w:rPr>
                      <w:sz w:val="20"/>
                      <w:szCs w:val="20"/>
                    </w:rPr>
                    <w:t>0 (from v1)</w:t>
                  </w:r>
                </w:p>
              </w:tc>
              <w:tc>
                <w:tcPr>
                  <w:tcW w:w="1230" w:type="dxa"/>
                  <w:tcBorders>
                    <w:top w:val="nil"/>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rPr>
                      <w:sz w:val="20"/>
                      <w:szCs w:val="20"/>
                    </w:rPr>
                  </w:pPr>
                  <w:r>
                    <w:rPr>
                      <w:sz w:val="20"/>
                      <w:szCs w:val="20"/>
                    </w:rPr>
                    <w:t>2 (from v1)</w:t>
                  </w:r>
                </w:p>
              </w:tc>
              <w:tc>
                <w:tcPr>
                  <w:tcW w:w="1230" w:type="dxa"/>
                  <w:tcBorders>
                    <w:top w:val="nil"/>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rPr>
                      <w:sz w:val="20"/>
                      <w:szCs w:val="20"/>
                      <w:highlight w:val="yellow"/>
                    </w:rPr>
                  </w:pPr>
                  <w:r>
                    <w:rPr>
                      <w:sz w:val="20"/>
                      <w:szCs w:val="20"/>
                      <w:highlight w:val="yellow"/>
                    </w:rPr>
                    <w:t>3 (from v4)</w:t>
                  </w:r>
                </w:p>
              </w:tc>
              <w:tc>
                <w:tcPr>
                  <w:tcW w:w="1260" w:type="dxa"/>
                  <w:tcBorders>
                    <w:top w:val="nil"/>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rPr>
                      <w:sz w:val="20"/>
                      <w:szCs w:val="20"/>
                    </w:rPr>
                  </w:pPr>
                  <w:r>
                    <w:rPr>
                      <w:sz w:val="20"/>
                      <w:szCs w:val="20"/>
                    </w:rPr>
                    <w:t>1 (from v1)</w:t>
                  </w:r>
                </w:p>
              </w:tc>
              <w:tc>
                <w:tcPr>
                  <w:tcW w:w="1230" w:type="dxa"/>
                  <w:tcBorders>
                    <w:top w:val="nil"/>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rPr>
                      <w:sz w:val="20"/>
                      <w:szCs w:val="20"/>
                      <w:highlight w:val="yellow"/>
                    </w:rPr>
                  </w:pPr>
                  <w:r>
                    <w:rPr>
                      <w:sz w:val="20"/>
                      <w:szCs w:val="20"/>
                      <w:highlight w:val="yellow"/>
                    </w:rPr>
                    <w:t>8 (from v4)</w:t>
                  </w:r>
                </w:p>
              </w:tc>
              <w:tc>
                <w:tcPr>
                  <w:tcW w:w="1245" w:type="dxa"/>
                  <w:tcBorders>
                    <w:top w:val="nil"/>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rPr>
                      <w:sz w:val="20"/>
                      <w:szCs w:val="20"/>
                      <w:highlight w:val="yellow"/>
                    </w:rPr>
                  </w:pPr>
                  <w:r>
                    <w:rPr>
                      <w:sz w:val="20"/>
                      <w:szCs w:val="20"/>
                      <w:highlight w:val="yellow"/>
                    </w:rPr>
                    <w:t>9 (from v4)</w:t>
                  </w:r>
                </w:p>
              </w:tc>
              <w:tc>
                <w:tcPr>
                  <w:tcW w:w="1245" w:type="dxa"/>
                  <w:tcBorders>
                    <w:top w:val="nil"/>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rPr>
                      <w:sz w:val="20"/>
                      <w:szCs w:val="20"/>
                      <w:highlight w:val="yellow"/>
                    </w:rPr>
                  </w:pPr>
                  <w:r>
                    <w:rPr>
                      <w:sz w:val="20"/>
                      <w:szCs w:val="20"/>
                      <w:highlight w:val="yellow"/>
                    </w:rPr>
                    <w:t>5 (from v4)</w:t>
                  </w:r>
                </w:p>
              </w:tc>
            </w:tr>
          </w:tbl>
          <w:p w:rsidR="00C550A2" w:rsidRDefault="00CD0184">
            <w:pPr>
              <w:pStyle w:val="normal0"/>
              <w:widowControl w:val="0"/>
              <w:spacing w:before="240" w:after="240" w:line="240" w:lineRule="auto"/>
              <w:rPr>
                <w:sz w:val="20"/>
                <w:szCs w:val="20"/>
              </w:rPr>
            </w:pPr>
            <w:r>
              <w:rPr>
                <w:sz w:val="20"/>
                <w:szCs w:val="20"/>
              </w:rPr>
              <w:lastRenderedPageBreak/>
              <w:t>Unvisited = {v2, v3, v5, v6, v7}</w:t>
            </w:r>
          </w:p>
          <w:p w:rsidR="00C550A2" w:rsidRDefault="00CD0184">
            <w:pPr>
              <w:pStyle w:val="normal0"/>
              <w:widowControl w:val="0"/>
              <w:spacing w:before="240" w:after="240" w:line="240" w:lineRule="auto"/>
              <w:rPr>
                <w:b/>
                <w:sz w:val="20"/>
                <w:szCs w:val="20"/>
                <w:u w:val="single"/>
              </w:rPr>
            </w:pPr>
            <w:r>
              <w:rPr>
                <w:b/>
                <w:sz w:val="20"/>
                <w:szCs w:val="20"/>
                <w:u w:val="single"/>
              </w:rPr>
              <w:t>Step 4. Visiting v2</w:t>
            </w:r>
          </w:p>
          <w:tbl>
            <w:tblPr>
              <w:tblStyle w:val="af"/>
              <w:tblW w:w="9780" w:type="dxa"/>
              <w:tblBorders>
                <w:top w:val="nil"/>
                <w:left w:val="nil"/>
                <w:bottom w:val="nil"/>
                <w:right w:val="nil"/>
                <w:insideH w:val="nil"/>
                <w:insideV w:val="nil"/>
              </w:tblBorders>
              <w:tblLayout w:type="fixed"/>
              <w:tblLook w:val="0600"/>
            </w:tblPr>
            <w:tblGrid>
              <w:gridCol w:w="1110"/>
              <w:gridCol w:w="1230"/>
              <w:gridCol w:w="1230"/>
              <w:gridCol w:w="1230"/>
              <w:gridCol w:w="1260"/>
              <w:gridCol w:w="1230"/>
              <w:gridCol w:w="1245"/>
              <w:gridCol w:w="1245"/>
            </w:tblGrid>
            <w:tr w:rsidR="00C550A2">
              <w:trPr>
                <w:trHeight w:val="455"/>
              </w:trPr>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b/>
                      <w:sz w:val="20"/>
                      <w:szCs w:val="20"/>
                    </w:rPr>
                  </w:pPr>
                  <w:r>
                    <w:rPr>
                      <w:b/>
                      <w:sz w:val="20"/>
                      <w:szCs w:val="20"/>
                    </w:rPr>
                    <w:t xml:space="preserve"> </w:t>
                  </w:r>
                </w:p>
              </w:tc>
              <w:tc>
                <w:tcPr>
                  <w:tcW w:w="123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b/>
                      <w:sz w:val="20"/>
                      <w:szCs w:val="20"/>
                    </w:rPr>
                  </w:pPr>
                  <w:r>
                    <w:rPr>
                      <w:b/>
                      <w:sz w:val="20"/>
                      <w:szCs w:val="20"/>
                    </w:rPr>
                    <w:t>v1</w:t>
                  </w:r>
                </w:p>
              </w:tc>
              <w:tc>
                <w:tcPr>
                  <w:tcW w:w="123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b/>
                      <w:sz w:val="20"/>
                      <w:szCs w:val="20"/>
                    </w:rPr>
                  </w:pPr>
                  <w:r>
                    <w:rPr>
                      <w:b/>
                      <w:sz w:val="20"/>
                      <w:szCs w:val="20"/>
                    </w:rPr>
                    <w:t>v2</w:t>
                  </w:r>
                </w:p>
              </w:tc>
              <w:tc>
                <w:tcPr>
                  <w:tcW w:w="123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b/>
                      <w:sz w:val="20"/>
                      <w:szCs w:val="20"/>
                    </w:rPr>
                  </w:pPr>
                  <w:r>
                    <w:rPr>
                      <w:b/>
                      <w:sz w:val="20"/>
                      <w:szCs w:val="20"/>
                    </w:rPr>
                    <w:t>v3</w:t>
                  </w:r>
                </w:p>
              </w:tc>
              <w:tc>
                <w:tcPr>
                  <w:tcW w:w="126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b/>
                      <w:sz w:val="20"/>
                      <w:szCs w:val="20"/>
                    </w:rPr>
                  </w:pPr>
                  <w:r>
                    <w:rPr>
                      <w:b/>
                      <w:sz w:val="20"/>
                      <w:szCs w:val="20"/>
                    </w:rPr>
                    <w:t>v4</w:t>
                  </w:r>
                </w:p>
              </w:tc>
              <w:tc>
                <w:tcPr>
                  <w:tcW w:w="123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b/>
                      <w:sz w:val="20"/>
                      <w:szCs w:val="20"/>
                    </w:rPr>
                  </w:pPr>
                  <w:r>
                    <w:rPr>
                      <w:b/>
                      <w:sz w:val="20"/>
                      <w:szCs w:val="20"/>
                    </w:rPr>
                    <w:t>v5</w:t>
                  </w:r>
                </w:p>
              </w:tc>
              <w:tc>
                <w:tcPr>
                  <w:tcW w:w="124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b/>
                      <w:sz w:val="20"/>
                      <w:szCs w:val="20"/>
                    </w:rPr>
                  </w:pPr>
                  <w:r>
                    <w:rPr>
                      <w:b/>
                      <w:sz w:val="20"/>
                      <w:szCs w:val="20"/>
                    </w:rPr>
                    <w:t>v6</w:t>
                  </w:r>
                </w:p>
              </w:tc>
              <w:tc>
                <w:tcPr>
                  <w:tcW w:w="124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b/>
                      <w:sz w:val="20"/>
                      <w:szCs w:val="20"/>
                    </w:rPr>
                  </w:pPr>
                  <w:r>
                    <w:rPr>
                      <w:b/>
                      <w:sz w:val="20"/>
                      <w:szCs w:val="20"/>
                    </w:rPr>
                    <w:t>v7</w:t>
                  </w:r>
                </w:p>
              </w:tc>
            </w:tr>
            <w:tr w:rsidR="00C550A2">
              <w:trPr>
                <w:trHeight w:val="455"/>
              </w:trPr>
              <w:tc>
                <w:tcPr>
                  <w:tcW w:w="111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rPr>
                      <w:sz w:val="20"/>
                      <w:szCs w:val="20"/>
                    </w:rPr>
                  </w:pPr>
                  <w:r>
                    <w:rPr>
                      <w:sz w:val="20"/>
                      <w:szCs w:val="20"/>
                    </w:rPr>
                    <w:t>Distance</w:t>
                  </w:r>
                </w:p>
              </w:tc>
              <w:tc>
                <w:tcPr>
                  <w:tcW w:w="1230" w:type="dxa"/>
                  <w:tcBorders>
                    <w:top w:val="nil"/>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rPr>
                      <w:sz w:val="20"/>
                      <w:szCs w:val="20"/>
                    </w:rPr>
                  </w:pPr>
                  <w:r>
                    <w:rPr>
                      <w:sz w:val="20"/>
                      <w:szCs w:val="20"/>
                    </w:rPr>
                    <w:t>0 (from v1)</w:t>
                  </w:r>
                </w:p>
              </w:tc>
              <w:tc>
                <w:tcPr>
                  <w:tcW w:w="1230" w:type="dxa"/>
                  <w:tcBorders>
                    <w:top w:val="nil"/>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rPr>
                      <w:sz w:val="20"/>
                      <w:szCs w:val="20"/>
                    </w:rPr>
                  </w:pPr>
                  <w:r>
                    <w:rPr>
                      <w:sz w:val="20"/>
                      <w:szCs w:val="20"/>
                    </w:rPr>
                    <w:t>2 (from v1)</w:t>
                  </w:r>
                </w:p>
              </w:tc>
              <w:tc>
                <w:tcPr>
                  <w:tcW w:w="1230" w:type="dxa"/>
                  <w:tcBorders>
                    <w:top w:val="nil"/>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rPr>
                      <w:sz w:val="20"/>
                      <w:szCs w:val="20"/>
                    </w:rPr>
                  </w:pPr>
                  <w:r>
                    <w:rPr>
                      <w:sz w:val="20"/>
                      <w:szCs w:val="20"/>
                    </w:rPr>
                    <w:t>3 (from v4)</w:t>
                  </w:r>
                </w:p>
              </w:tc>
              <w:tc>
                <w:tcPr>
                  <w:tcW w:w="1260" w:type="dxa"/>
                  <w:tcBorders>
                    <w:top w:val="nil"/>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rPr>
                      <w:sz w:val="20"/>
                      <w:szCs w:val="20"/>
                    </w:rPr>
                  </w:pPr>
                  <w:r>
                    <w:rPr>
                      <w:sz w:val="20"/>
                      <w:szCs w:val="20"/>
                    </w:rPr>
                    <w:t>1 (from v1)</w:t>
                  </w:r>
                </w:p>
              </w:tc>
              <w:tc>
                <w:tcPr>
                  <w:tcW w:w="1230" w:type="dxa"/>
                  <w:tcBorders>
                    <w:top w:val="nil"/>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rPr>
                      <w:sz w:val="20"/>
                      <w:szCs w:val="20"/>
                    </w:rPr>
                  </w:pPr>
                  <w:r>
                    <w:rPr>
                      <w:sz w:val="20"/>
                      <w:szCs w:val="20"/>
                    </w:rPr>
                    <w:t>8 (from v4)</w:t>
                  </w:r>
                </w:p>
              </w:tc>
              <w:tc>
                <w:tcPr>
                  <w:tcW w:w="1245" w:type="dxa"/>
                  <w:tcBorders>
                    <w:top w:val="nil"/>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rPr>
                      <w:sz w:val="20"/>
                      <w:szCs w:val="20"/>
                    </w:rPr>
                  </w:pPr>
                  <w:r>
                    <w:rPr>
                      <w:sz w:val="20"/>
                      <w:szCs w:val="20"/>
                    </w:rPr>
                    <w:t>9 (from v4)</w:t>
                  </w:r>
                </w:p>
              </w:tc>
              <w:tc>
                <w:tcPr>
                  <w:tcW w:w="1245" w:type="dxa"/>
                  <w:tcBorders>
                    <w:top w:val="nil"/>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rPr>
                      <w:sz w:val="20"/>
                      <w:szCs w:val="20"/>
                    </w:rPr>
                  </w:pPr>
                  <w:r>
                    <w:rPr>
                      <w:sz w:val="20"/>
                      <w:szCs w:val="20"/>
                    </w:rPr>
                    <w:t>5 (from v4)</w:t>
                  </w:r>
                </w:p>
              </w:tc>
            </w:tr>
          </w:tbl>
          <w:p w:rsidR="00C550A2" w:rsidRDefault="00CD0184">
            <w:pPr>
              <w:pStyle w:val="normal0"/>
              <w:widowControl w:val="0"/>
              <w:spacing w:before="240" w:after="240" w:line="240" w:lineRule="auto"/>
              <w:rPr>
                <w:sz w:val="20"/>
                <w:szCs w:val="20"/>
              </w:rPr>
            </w:pPr>
            <w:r>
              <w:rPr>
                <w:sz w:val="20"/>
                <w:szCs w:val="20"/>
              </w:rPr>
              <w:t>Unvisited = {v3, v5, v6, v7}</w:t>
            </w:r>
          </w:p>
          <w:p w:rsidR="00C550A2" w:rsidRDefault="00CD0184">
            <w:pPr>
              <w:pStyle w:val="normal0"/>
              <w:widowControl w:val="0"/>
              <w:spacing w:before="240" w:after="240" w:line="240" w:lineRule="auto"/>
              <w:rPr>
                <w:b/>
                <w:sz w:val="20"/>
                <w:szCs w:val="20"/>
                <w:u w:val="single"/>
              </w:rPr>
            </w:pPr>
            <w:r>
              <w:rPr>
                <w:b/>
                <w:sz w:val="20"/>
                <w:szCs w:val="20"/>
                <w:u w:val="single"/>
              </w:rPr>
              <w:t>Step 5. Visiting v3</w:t>
            </w:r>
          </w:p>
          <w:tbl>
            <w:tblPr>
              <w:tblStyle w:val="af0"/>
              <w:tblW w:w="9780" w:type="dxa"/>
              <w:tblBorders>
                <w:top w:val="nil"/>
                <w:left w:val="nil"/>
                <w:bottom w:val="nil"/>
                <w:right w:val="nil"/>
                <w:insideH w:val="nil"/>
                <w:insideV w:val="nil"/>
              </w:tblBorders>
              <w:tblLayout w:type="fixed"/>
              <w:tblLook w:val="0600"/>
            </w:tblPr>
            <w:tblGrid>
              <w:gridCol w:w="1110"/>
              <w:gridCol w:w="1230"/>
              <w:gridCol w:w="1230"/>
              <w:gridCol w:w="1230"/>
              <w:gridCol w:w="1260"/>
              <w:gridCol w:w="1230"/>
              <w:gridCol w:w="1245"/>
              <w:gridCol w:w="1245"/>
            </w:tblGrid>
            <w:tr w:rsidR="00C550A2">
              <w:trPr>
                <w:trHeight w:val="455"/>
              </w:trPr>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b/>
                      <w:sz w:val="20"/>
                      <w:szCs w:val="20"/>
                    </w:rPr>
                  </w:pPr>
                  <w:r>
                    <w:rPr>
                      <w:b/>
                      <w:sz w:val="20"/>
                      <w:szCs w:val="20"/>
                    </w:rPr>
                    <w:t xml:space="preserve"> </w:t>
                  </w:r>
                </w:p>
              </w:tc>
              <w:tc>
                <w:tcPr>
                  <w:tcW w:w="123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b/>
                      <w:sz w:val="20"/>
                      <w:szCs w:val="20"/>
                    </w:rPr>
                  </w:pPr>
                  <w:r>
                    <w:rPr>
                      <w:b/>
                      <w:sz w:val="20"/>
                      <w:szCs w:val="20"/>
                    </w:rPr>
                    <w:t>v1</w:t>
                  </w:r>
                </w:p>
              </w:tc>
              <w:tc>
                <w:tcPr>
                  <w:tcW w:w="123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b/>
                      <w:sz w:val="20"/>
                      <w:szCs w:val="20"/>
                    </w:rPr>
                  </w:pPr>
                  <w:r>
                    <w:rPr>
                      <w:b/>
                      <w:sz w:val="20"/>
                      <w:szCs w:val="20"/>
                    </w:rPr>
                    <w:t>v2</w:t>
                  </w:r>
                </w:p>
              </w:tc>
              <w:tc>
                <w:tcPr>
                  <w:tcW w:w="123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b/>
                      <w:sz w:val="20"/>
                      <w:szCs w:val="20"/>
                    </w:rPr>
                  </w:pPr>
                  <w:r>
                    <w:rPr>
                      <w:b/>
                      <w:sz w:val="20"/>
                      <w:szCs w:val="20"/>
                    </w:rPr>
                    <w:t>v3</w:t>
                  </w:r>
                </w:p>
              </w:tc>
              <w:tc>
                <w:tcPr>
                  <w:tcW w:w="126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b/>
                      <w:sz w:val="20"/>
                      <w:szCs w:val="20"/>
                    </w:rPr>
                  </w:pPr>
                  <w:r>
                    <w:rPr>
                      <w:b/>
                      <w:sz w:val="20"/>
                      <w:szCs w:val="20"/>
                    </w:rPr>
                    <w:t>v4</w:t>
                  </w:r>
                </w:p>
              </w:tc>
              <w:tc>
                <w:tcPr>
                  <w:tcW w:w="123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b/>
                      <w:sz w:val="20"/>
                      <w:szCs w:val="20"/>
                    </w:rPr>
                  </w:pPr>
                  <w:r>
                    <w:rPr>
                      <w:b/>
                      <w:sz w:val="20"/>
                      <w:szCs w:val="20"/>
                    </w:rPr>
                    <w:t>v5</w:t>
                  </w:r>
                </w:p>
              </w:tc>
              <w:tc>
                <w:tcPr>
                  <w:tcW w:w="124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b/>
                      <w:sz w:val="20"/>
                      <w:szCs w:val="20"/>
                    </w:rPr>
                  </w:pPr>
                  <w:r>
                    <w:rPr>
                      <w:b/>
                      <w:sz w:val="20"/>
                      <w:szCs w:val="20"/>
                    </w:rPr>
                    <w:t>v6</w:t>
                  </w:r>
                </w:p>
              </w:tc>
              <w:tc>
                <w:tcPr>
                  <w:tcW w:w="124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b/>
                      <w:sz w:val="20"/>
                      <w:szCs w:val="20"/>
                    </w:rPr>
                  </w:pPr>
                  <w:r>
                    <w:rPr>
                      <w:b/>
                      <w:sz w:val="20"/>
                      <w:szCs w:val="20"/>
                    </w:rPr>
                    <w:t>v7</w:t>
                  </w:r>
                </w:p>
              </w:tc>
            </w:tr>
            <w:tr w:rsidR="00C550A2">
              <w:trPr>
                <w:trHeight w:val="455"/>
              </w:trPr>
              <w:tc>
                <w:tcPr>
                  <w:tcW w:w="111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rPr>
                      <w:sz w:val="20"/>
                      <w:szCs w:val="20"/>
                    </w:rPr>
                  </w:pPr>
                  <w:r>
                    <w:rPr>
                      <w:sz w:val="20"/>
                      <w:szCs w:val="20"/>
                    </w:rPr>
                    <w:t>Distance</w:t>
                  </w:r>
                </w:p>
              </w:tc>
              <w:tc>
                <w:tcPr>
                  <w:tcW w:w="1230" w:type="dxa"/>
                  <w:tcBorders>
                    <w:top w:val="nil"/>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rPr>
                      <w:sz w:val="20"/>
                      <w:szCs w:val="20"/>
                    </w:rPr>
                  </w:pPr>
                  <w:r>
                    <w:rPr>
                      <w:sz w:val="20"/>
                      <w:szCs w:val="20"/>
                    </w:rPr>
                    <w:t>0 (from v1)</w:t>
                  </w:r>
                </w:p>
              </w:tc>
              <w:tc>
                <w:tcPr>
                  <w:tcW w:w="1230" w:type="dxa"/>
                  <w:tcBorders>
                    <w:top w:val="nil"/>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rPr>
                      <w:sz w:val="20"/>
                      <w:szCs w:val="20"/>
                    </w:rPr>
                  </w:pPr>
                  <w:r>
                    <w:rPr>
                      <w:sz w:val="20"/>
                      <w:szCs w:val="20"/>
                    </w:rPr>
                    <w:t>2 (from v1)</w:t>
                  </w:r>
                </w:p>
              </w:tc>
              <w:tc>
                <w:tcPr>
                  <w:tcW w:w="1230" w:type="dxa"/>
                  <w:tcBorders>
                    <w:top w:val="nil"/>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rPr>
                      <w:sz w:val="20"/>
                      <w:szCs w:val="20"/>
                    </w:rPr>
                  </w:pPr>
                  <w:r>
                    <w:rPr>
                      <w:sz w:val="20"/>
                      <w:szCs w:val="20"/>
                    </w:rPr>
                    <w:t>3 (from v4)</w:t>
                  </w:r>
                </w:p>
              </w:tc>
              <w:tc>
                <w:tcPr>
                  <w:tcW w:w="1260" w:type="dxa"/>
                  <w:tcBorders>
                    <w:top w:val="nil"/>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rPr>
                      <w:sz w:val="20"/>
                      <w:szCs w:val="20"/>
                    </w:rPr>
                  </w:pPr>
                  <w:r>
                    <w:rPr>
                      <w:sz w:val="20"/>
                      <w:szCs w:val="20"/>
                    </w:rPr>
                    <w:t>1 (from v1)</w:t>
                  </w:r>
                </w:p>
              </w:tc>
              <w:tc>
                <w:tcPr>
                  <w:tcW w:w="1230" w:type="dxa"/>
                  <w:tcBorders>
                    <w:top w:val="nil"/>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rPr>
                      <w:sz w:val="20"/>
                      <w:szCs w:val="20"/>
                    </w:rPr>
                  </w:pPr>
                  <w:r>
                    <w:rPr>
                      <w:sz w:val="20"/>
                      <w:szCs w:val="20"/>
                    </w:rPr>
                    <w:t>8 (from v4)</w:t>
                  </w:r>
                </w:p>
              </w:tc>
              <w:tc>
                <w:tcPr>
                  <w:tcW w:w="1245" w:type="dxa"/>
                  <w:tcBorders>
                    <w:top w:val="nil"/>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rPr>
                      <w:sz w:val="20"/>
                      <w:szCs w:val="20"/>
                      <w:highlight w:val="yellow"/>
                    </w:rPr>
                  </w:pPr>
                  <w:r>
                    <w:rPr>
                      <w:sz w:val="20"/>
                      <w:szCs w:val="20"/>
                      <w:highlight w:val="yellow"/>
                    </w:rPr>
                    <w:t>8 (from v3)</w:t>
                  </w:r>
                </w:p>
              </w:tc>
              <w:tc>
                <w:tcPr>
                  <w:tcW w:w="1245" w:type="dxa"/>
                  <w:tcBorders>
                    <w:top w:val="nil"/>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rPr>
                      <w:sz w:val="20"/>
                      <w:szCs w:val="20"/>
                    </w:rPr>
                  </w:pPr>
                  <w:r>
                    <w:rPr>
                      <w:sz w:val="20"/>
                      <w:szCs w:val="20"/>
                    </w:rPr>
                    <w:t>5 (from v4)</w:t>
                  </w:r>
                </w:p>
              </w:tc>
            </w:tr>
          </w:tbl>
          <w:p w:rsidR="00C550A2" w:rsidRDefault="00CD0184">
            <w:pPr>
              <w:pStyle w:val="normal0"/>
              <w:widowControl w:val="0"/>
              <w:spacing w:before="240" w:after="240" w:line="240" w:lineRule="auto"/>
              <w:rPr>
                <w:sz w:val="20"/>
                <w:szCs w:val="20"/>
              </w:rPr>
            </w:pPr>
            <w:r>
              <w:rPr>
                <w:sz w:val="20"/>
                <w:szCs w:val="20"/>
              </w:rPr>
              <w:t>Unvisited = {v5, v6, v7}</w:t>
            </w:r>
          </w:p>
          <w:p w:rsidR="00C550A2" w:rsidRDefault="00CD0184">
            <w:pPr>
              <w:pStyle w:val="normal0"/>
              <w:widowControl w:val="0"/>
              <w:spacing w:before="240" w:after="240" w:line="240" w:lineRule="auto"/>
              <w:rPr>
                <w:b/>
                <w:sz w:val="20"/>
                <w:szCs w:val="20"/>
                <w:u w:val="single"/>
              </w:rPr>
            </w:pPr>
            <w:r>
              <w:rPr>
                <w:b/>
                <w:sz w:val="20"/>
                <w:szCs w:val="20"/>
                <w:u w:val="single"/>
              </w:rPr>
              <w:t>Step 6. Visiting v7</w:t>
            </w:r>
          </w:p>
          <w:tbl>
            <w:tblPr>
              <w:tblStyle w:val="af1"/>
              <w:tblW w:w="9780" w:type="dxa"/>
              <w:tblBorders>
                <w:top w:val="nil"/>
                <w:left w:val="nil"/>
                <w:bottom w:val="nil"/>
                <w:right w:val="nil"/>
                <w:insideH w:val="nil"/>
                <w:insideV w:val="nil"/>
              </w:tblBorders>
              <w:tblLayout w:type="fixed"/>
              <w:tblLook w:val="0600"/>
            </w:tblPr>
            <w:tblGrid>
              <w:gridCol w:w="1110"/>
              <w:gridCol w:w="1230"/>
              <w:gridCol w:w="1230"/>
              <w:gridCol w:w="1230"/>
              <w:gridCol w:w="1260"/>
              <w:gridCol w:w="1230"/>
              <w:gridCol w:w="1245"/>
              <w:gridCol w:w="1245"/>
            </w:tblGrid>
            <w:tr w:rsidR="00C550A2">
              <w:trPr>
                <w:trHeight w:val="455"/>
              </w:trPr>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b/>
                      <w:sz w:val="20"/>
                      <w:szCs w:val="20"/>
                    </w:rPr>
                  </w:pPr>
                  <w:r>
                    <w:rPr>
                      <w:b/>
                      <w:sz w:val="20"/>
                      <w:szCs w:val="20"/>
                    </w:rPr>
                    <w:t xml:space="preserve"> </w:t>
                  </w:r>
                </w:p>
              </w:tc>
              <w:tc>
                <w:tcPr>
                  <w:tcW w:w="123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b/>
                      <w:sz w:val="20"/>
                      <w:szCs w:val="20"/>
                    </w:rPr>
                  </w:pPr>
                  <w:r>
                    <w:rPr>
                      <w:b/>
                      <w:sz w:val="20"/>
                      <w:szCs w:val="20"/>
                    </w:rPr>
                    <w:t>v1</w:t>
                  </w:r>
                </w:p>
              </w:tc>
              <w:tc>
                <w:tcPr>
                  <w:tcW w:w="123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b/>
                      <w:sz w:val="20"/>
                      <w:szCs w:val="20"/>
                    </w:rPr>
                  </w:pPr>
                  <w:r>
                    <w:rPr>
                      <w:b/>
                      <w:sz w:val="20"/>
                      <w:szCs w:val="20"/>
                    </w:rPr>
                    <w:t>v2</w:t>
                  </w:r>
                </w:p>
              </w:tc>
              <w:tc>
                <w:tcPr>
                  <w:tcW w:w="123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b/>
                      <w:sz w:val="20"/>
                      <w:szCs w:val="20"/>
                    </w:rPr>
                  </w:pPr>
                  <w:r>
                    <w:rPr>
                      <w:b/>
                      <w:sz w:val="20"/>
                      <w:szCs w:val="20"/>
                    </w:rPr>
                    <w:t>v3</w:t>
                  </w:r>
                </w:p>
              </w:tc>
              <w:tc>
                <w:tcPr>
                  <w:tcW w:w="126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b/>
                      <w:sz w:val="20"/>
                      <w:szCs w:val="20"/>
                    </w:rPr>
                  </w:pPr>
                  <w:r>
                    <w:rPr>
                      <w:b/>
                      <w:sz w:val="20"/>
                      <w:szCs w:val="20"/>
                    </w:rPr>
                    <w:t>v4</w:t>
                  </w:r>
                </w:p>
              </w:tc>
              <w:tc>
                <w:tcPr>
                  <w:tcW w:w="123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b/>
                      <w:sz w:val="20"/>
                      <w:szCs w:val="20"/>
                    </w:rPr>
                  </w:pPr>
                  <w:r>
                    <w:rPr>
                      <w:b/>
                      <w:sz w:val="20"/>
                      <w:szCs w:val="20"/>
                    </w:rPr>
                    <w:t>v5</w:t>
                  </w:r>
                </w:p>
              </w:tc>
              <w:tc>
                <w:tcPr>
                  <w:tcW w:w="124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b/>
                      <w:sz w:val="20"/>
                      <w:szCs w:val="20"/>
                    </w:rPr>
                  </w:pPr>
                  <w:r>
                    <w:rPr>
                      <w:b/>
                      <w:sz w:val="20"/>
                      <w:szCs w:val="20"/>
                    </w:rPr>
                    <w:t>v6</w:t>
                  </w:r>
                </w:p>
              </w:tc>
              <w:tc>
                <w:tcPr>
                  <w:tcW w:w="124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b/>
                      <w:sz w:val="20"/>
                      <w:szCs w:val="20"/>
                    </w:rPr>
                  </w:pPr>
                  <w:r>
                    <w:rPr>
                      <w:b/>
                      <w:sz w:val="20"/>
                      <w:szCs w:val="20"/>
                    </w:rPr>
                    <w:t>v7</w:t>
                  </w:r>
                </w:p>
              </w:tc>
            </w:tr>
            <w:tr w:rsidR="00C550A2">
              <w:trPr>
                <w:trHeight w:val="455"/>
              </w:trPr>
              <w:tc>
                <w:tcPr>
                  <w:tcW w:w="111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rPr>
                      <w:sz w:val="20"/>
                      <w:szCs w:val="20"/>
                    </w:rPr>
                  </w:pPr>
                  <w:r>
                    <w:rPr>
                      <w:sz w:val="20"/>
                      <w:szCs w:val="20"/>
                    </w:rPr>
                    <w:t>Distance</w:t>
                  </w:r>
                </w:p>
              </w:tc>
              <w:tc>
                <w:tcPr>
                  <w:tcW w:w="1230" w:type="dxa"/>
                  <w:tcBorders>
                    <w:top w:val="nil"/>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rPr>
                      <w:sz w:val="20"/>
                      <w:szCs w:val="20"/>
                    </w:rPr>
                  </w:pPr>
                  <w:r>
                    <w:rPr>
                      <w:sz w:val="20"/>
                      <w:szCs w:val="20"/>
                    </w:rPr>
                    <w:t>0 (from v1)</w:t>
                  </w:r>
                </w:p>
              </w:tc>
              <w:tc>
                <w:tcPr>
                  <w:tcW w:w="1230" w:type="dxa"/>
                  <w:tcBorders>
                    <w:top w:val="nil"/>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rPr>
                      <w:sz w:val="20"/>
                      <w:szCs w:val="20"/>
                    </w:rPr>
                  </w:pPr>
                  <w:r>
                    <w:rPr>
                      <w:sz w:val="20"/>
                      <w:szCs w:val="20"/>
                    </w:rPr>
                    <w:t>2 (from v1)</w:t>
                  </w:r>
                </w:p>
              </w:tc>
              <w:tc>
                <w:tcPr>
                  <w:tcW w:w="1230" w:type="dxa"/>
                  <w:tcBorders>
                    <w:top w:val="nil"/>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rPr>
                      <w:sz w:val="20"/>
                      <w:szCs w:val="20"/>
                    </w:rPr>
                  </w:pPr>
                  <w:r>
                    <w:rPr>
                      <w:sz w:val="20"/>
                      <w:szCs w:val="20"/>
                    </w:rPr>
                    <w:t>3 (from v4)</w:t>
                  </w:r>
                </w:p>
              </w:tc>
              <w:tc>
                <w:tcPr>
                  <w:tcW w:w="1260" w:type="dxa"/>
                  <w:tcBorders>
                    <w:top w:val="nil"/>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rPr>
                      <w:sz w:val="20"/>
                      <w:szCs w:val="20"/>
                    </w:rPr>
                  </w:pPr>
                  <w:r>
                    <w:rPr>
                      <w:sz w:val="20"/>
                      <w:szCs w:val="20"/>
                    </w:rPr>
                    <w:t>1 (from v1)</w:t>
                  </w:r>
                </w:p>
              </w:tc>
              <w:tc>
                <w:tcPr>
                  <w:tcW w:w="1230" w:type="dxa"/>
                  <w:tcBorders>
                    <w:top w:val="nil"/>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rPr>
                      <w:sz w:val="20"/>
                      <w:szCs w:val="20"/>
                    </w:rPr>
                  </w:pPr>
                  <w:r>
                    <w:rPr>
                      <w:sz w:val="20"/>
                      <w:szCs w:val="20"/>
                    </w:rPr>
                    <w:t>8 (from v4)</w:t>
                  </w:r>
                </w:p>
              </w:tc>
              <w:tc>
                <w:tcPr>
                  <w:tcW w:w="1245" w:type="dxa"/>
                  <w:tcBorders>
                    <w:top w:val="nil"/>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rPr>
                      <w:sz w:val="20"/>
                      <w:szCs w:val="20"/>
                      <w:highlight w:val="yellow"/>
                    </w:rPr>
                  </w:pPr>
                  <w:r>
                    <w:rPr>
                      <w:sz w:val="20"/>
                      <w:szCs w:val="20"/>
                      <w:highlight w:val="yellow"/>
                    </w:rPr>
                    <w:t>6 (from v7)</w:t>
                  </w:r>
                </w:p>
              </w:tc>
              <w:tc>
                <w:tcPr>
                  <w:tcW w:w="1245" w:type="dxa"/>
                  <w:tcBorders>
                    <w:top w:val="nil"/>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rPr>
                      <w:sz w:val="20"/>
                      <w:szCs w:val="20"/>
                    </w:rPr>
                  </w:pPr>
                  <w:r>
                    <w:rPr>
                      <w:sz w:val="20"/>
                      <w:szCs w:val="20"/>
                    </w:rPr>
                    <w:t>5 (from v4)</w:t>
                  </w:r>
                </w:p>
              </w:tc>
            </w:tr>
          </w:tbl>
          <w:p w:rsidR="00C550A2" w:rsidRDefault="00CD0184">
            <w:pPr>
              <w:pStyle w:val="normal0"/>
              <w:widowControl w:val="0"/>
              <w:spacing w:before="240" w:after="240" w:line="240" w:lineRule="auto"/>
              <w:rPr>
                <w:sz w:val="20"/>
                <w:szCs w:val="20"/>
              </w:rPr>
            </w:pPr>
            <w:r>
              <w:rPr>
                <w:sz w:val="20"/>
                <w:szCs w:val="20"/>
              </w:rPr>
              <w:t>Unvisited = {v5, v6}</w:t>
            </w:r>
          </w:p>
          <w:p w:rsidR="00C550A2" w:rsidRDefault="00CD0184">
            <w:pPr>
              <w:pStyle w:val="normal0"/>
              <w:widowControl w:val="0"/>
              <w:spacing w:before="240" w:after="240" w:line="240" w:lineRule="auto"/>
              <w:rPr>
                <w:b/>
                <w:sz w:val="20"/>
                <w:szCs w:val="20"/>
                <w:u w:val="single"/>
              </w:rPr>
            </w:pPr>
            <w:r>
              <w:rPr>
                <w:b/>
                <w:sz w:val="20"/>
                <w:szCs w:val="20"/>
                <w:u w:val="single"/>
              </w:rPr>
              <w:t>Step 7. Visiting v6</w:t>
            </w:r>
          </w:p>
          <w:tbl>
            <w:tblPr>
              <w:tblStyle w:val="af2"/>
              <w:tblW w:w="9780" w:type="dxa"/>
              <w:tblBorders>
                <w:top w:val="nil"/>
                <w:left w:val="nil"/>
                <w:bottom w:val="nil"/>
                <w:right w:val="nil"/>
                <w:insideH w:val="nil"/>
                <w:insideV w:val="nil"/>
              </w:tblBorders>
              <w:tblLayout w:type="fixed"/>
              <w:tblLook w:val="0600"/>
            </w:tblPr>
            <w:tblGrid>
              <w:gridCol w:w="1110"/>
              <w:gridCol w:w="1230"/>
              <w:gridCol w:w="1230"/>
              <w:gridCol w:w="1230"/>
              <w:gridCol w:w="1260"/>
              <w:gridCol w:w="1230"/>
              <w:gridCol w:w="1245"/>
              <w:gridCol w:w="1245"/>
            </w:tblGrid>
            <w:tr w:rsidR="00C550A2">
              <w:trPr>
                <w:trHeight w:val="455"/>
              </w:trPr>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b/>
                      <w:sz w:val="20"/>
                      <w:szCs w:val="20"/>
                    </w:rPr>
                  </w:pPr>
                  <w:r>
                    <w:rPr>
                      <w:b/>
                      <w:sz w:val="20"/>
                      <w:szCs w:val="20"/>
                    </w:rPr>
                    <w:t xml:space="preserve"> </w:t>
                  </w:r>
                </w:p>
              </w:tc>
              <w:tc>
                <w:tcPr>
                  <w:tcW w:w="123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b/>
                      <w:sz w:val="20"/>
                      <w:szCs w:val="20"/>
                    </w:rPr>
                  </w:pPr>
                  <w:r>
                    <w:rPr>
                      <w:b/>
                      <w:sz w:val="20"/>
                      <w:szCs w:val="20"/>
                    </w:rPr>
                    <w:t>v1</w:t>
                  </w:r>
                </w:p>
              </w:tc>
              <w:tc>
                <w:tcPr>
                  <w:tcW w:w="123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b/>
                      <w:sz w:val="20"/>
                      <w:szCs w:val="20"/>
                    </w:rPr>
                  </w:pPr>
                  <w:r>
                    <w:rPr>
                      <w:b/>
                      <w:sz w:val="20"/>
                      <w:szCs w:val="20"/>
                    </w:rPr>
                    <w:t>v2</w:t>
                  </w:r>
                </w:p>
              </w:tc>
              <w:tc>
                <w:tcPr>
                  <w:tcW w:w="123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b/>
                      <w:sz w:val="20"/>
                      <w:szCs w:val="20"/>
                    </w:rPr>
                  </w:pPr>
                  <w:r>
                    <w:rPr>
                      <w:b/>
                      <w:sz w:val="20"/>
                      <w:szCs w:val="20"/>
                    </w:rPr>
                    <w:t>v3</w:t>
                  </w:r>
                </w:p>
              </w:tc>
              <w:tc>
                <w:tcPr>
                  <w:tcW w:w="126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b/>
                      <w:sz w:val="20"/>
                      <w:szCs w:val="20"/>
                    </w:rPr>
                  </w:pPr>
                  <w:r>
                    <w:rPr>
                      <w:b/>
                      <w:sz w:val="20"/>
                      <w:szCs w:val="20"/>
                    </w:rPr>
                    <w:t>v4</w:t>
                  </w:r>
                </w:p>
              </w:tc>
              <w:tc>
                <w:tcPr>
                  <w:tcW w:w="123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b/>
                      <w:sz w:val="20"/>
                      <w:szCs w:val="20"/>
                    </w:rPr>
                  </w:pPr>
                  <w:r>
                    <w:rPr>
                      <w:b/>
                      <w:sz w:val="20"/>
                      <w:szCs w:val="20"/>
                    </w:rPr>
                    <w:t>v5</w:t>
                  </w:r>
                </w:p>
              </w:tc>
              <w:tc>
                <w:tcPr>
                  <w:tcW w:w="124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b/>
                      <w:sz w:val="20"/>
                      <w:szCs w:val="20"/>
                    </w:rPr>
                  </w:pPr>
                  <w:r>
                    <w:rPr>
                      <w:b/>
                      <w:sz w:val="20"/>
                      <w:szCs w:val="20"/>
                    </w:rPr>
                    <w:t>v6</w:t>
                  </w:r>
                </w:p>
              </w:tc>
              <w:tc>
                <w:tcPr>
                  <w:tcW w:w="124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b/>
                      <w:sz w:val="20"/>
                      <w:szCs w:val="20"/>
                    </w:rPr>
                  </w:pPr>
                  <w:r>
                    <w:rPr>
                      <w:b/>
                      <w:sz w:val="20"/>
                      <w:szCs w:val="20"/>
                    </w:rPr>
                    <w:t>v7</w:t>
                  </w:r>
                </w:p>
              </w:tc>
            </w:tr>
            <w:tr w:rsidR="00C550A2">
              <w:trPr>
                <w:trHeight w:val="455"/>
              </w:trPr>
              <w:tc>
                <w:tcPr>
                  <w:tcW w:w="111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rPr>
                      <w:sz w:val="20"/>
                      <w:szCs w:val="20"/>
                    </w:rPr>
                  </w:pPr>
                  <w:r>
                    <w:rPr>
                      <w:sz w:val="20"/>
                      <w:szCs w:val="20"/>
                    </w:rPr>
                    <w:t>Distance</w:t>
                  </w:r>
                </w:p>
              </w:tc>
              <w:tc>
                <w:tcPr>
                  <w:tcW w:w="1230" w:type="dxa"/>
                  <w:tcBorders>
                    <w:top w:val="nil"/>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rPr>
                      <w:sz w:val="20"/>
                      <w:szCs w:val="20"/>
                    </w:rPr>
                  </w:pPr>
                  <w:r>
                    <w:rPr>
                      <w:sz w:val="20"/>
                      <w:szCs w:val="20"/>
                    </w:rPr>
                    <w:t>0 (from v1)</w:t>
                  </w:r>
                </w:p>
              </w:tc>
              <w:tc>
                <w:tcPr>
                  <w:tcW w:w="1230" w:type="dxa"/>
                  <w:tcBorders>
                    <w:top w:val="nil"/>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rPr>
                      <w:sz w:val="20"/>
                      <w:szCs w:val="20"/>
                    </w:rPr>
                  </w:pPr>
                  <w:r>
                    <w:rPr>
                      <w:sz w:val="20"/>
                      <w:szCs w:val="20"/>
                    </w:rPr>
                    <w:t>2 (from v1)</w:t>
                  </w:r>
                </w:p>
              </w:tc>
              <w:tc>
                <w:tcPr>
                  <w:tcW w:w="1230" w:type="dxa"/>
                  <w:tcBorders>
                    <w:top w:val="nil"/>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rPr>
                      <w:sz w:val="20"/>
                      <w:szCs w:val="20"/>
                    </w:rPr>
                  </w:pPr>
                  <w:r>
                    <w:rPr>
                      <w:sz w:val="20"/>
                      <w:szCs w:val="20"/>
                    </w:rPr>
                    <w:t>3 (from v4)</w:t>
                  </w:r>
                </w:p>
              </w:tc>
              <w:tc>
                <w:tcPr>
                  <w:tcW w:w="1260" w:type="dxa"/>
                  <w:tcBorders>
                    <w:top w:val="nil"/>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rPr>
                      <w:sz w:val="20"/>
                      <w:szCs w:val="20"/>
                    </w:rPr>
                  </w:pPr>
                  <w:r>
                    <w:rPr>
                      <w:sz w:val="20"/>
                      <w:szCs w:val="20"/>
                    </w:rPr>
                    <w:t>1 (from v1)</w:t>
                  </w:r>
                </w:p>
              </w:tc>
              <w:tc>
                <w:tcPr>
                  <w:tcW w:w="1230" w:type="dxa"/>
                  <w:tcBorders>
                    <w:top w:val="nil"/>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rPr>
                      <w:sz w:val="20"/>
                      <w:szCs w:val="20"/>
                    </w:rPr>
                  </w:pPr>
                  <w:r>
                    <w:rPr>
                      <w:sz w:val="20"/>
                      <w:szCs w:val="20"/>
                    </w:rPr>
                    <w:t>8 (from v4)</w:t>
                  </w:r>
                </w:p>
              </w:tc>
              <w:tc>
                <w:tcPr>
                  <w:tcW w:w="1245" w:type="dxa"/>
                  <w:tcBorders>
                    <w:top w:val="nil"/>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rPr>
                      <w:sz w:val="20"/>
                      <w:szCs w:val="20"/>
                    </w:rPr>
                  </w:pPr>
                  <w:r>
                    <w:rPr>
                      <w:sz w:val="20"/>
                      <w:szCs w:val="20"/>
                    </w:rPr>
                    <w:t>6 (from v7)</w:t>
                  </w:r>
                </w:p>
              </w:tc>
              <w:tc>
                <w:tcPr>
                  <w:tcW w:w="1245" w:type="dxa"/>
                  <w:tcBorders>
                    <w:top w:val="nil"/>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rPr>
                      <w:sz w:val="20"/>
                      <w:szCs w:val="20"/>
                    </w:rPr>
                  </w:pPr>
                  <w:r>
                    <w:rPr>
                      <w:sz w:val="20"/>
                      <w:szCs w:val="20"/>
                    </w:rPr>
                    <w:t>5 (from v4)</w:t>
                  </w:r>
                </w:p>
              </w:tc>
            </w:tr>
          </w:tbl>
          <w:p w:rsidR="00C550A2" w:rsidRDefault="00CD0184">
            <w:pPr>
              <w:pStyle w:val="normal0"/>
              <w:widowControl w:val="0"/>
              <w:spacing w:before="240" w:after="240" w:line="240" w:lineRule="auto"/>
              <w:rPr>
                <w:sz w:val="20"/>
                <w:szCs w:val="20"/>
              </w:rPr>
            </w:pPr>
            <w:r>
              <w:rPr>
                <w:sz w:val="20"/>
                <w:szCs w:val="20"/>
              </w:rPr>
              <w:t>Unvisited = {v5}</w:t>
            </w:r>
          </w:p>
          <w:p w:rsidR="00C550A2" w:rsidRDefault="00CD0184">
            <w:pPr>
              <w:pStyle w:val="normal0"/>
              <w:widowControl w:val="0"/>
              <w:spacing w:before="240" w:after="240" w:line="240" w:lineRule="auto"/>
              <w:rPr>
                <w:b/>
                <w:sz w:val="20"/>
                <w:szCs w:val="20"/>
                <w:u w:val="single"/>
              </w:rPr>
            </w:pPr>
            <w:r>
              <w:rPr>
                <w:b/>
                <w:sz w:val="20"/>
                <w:szCs w:val="20"/>
                <w:u w:val="single"/>
              </w:rPr>
              <w:t>Step 7. Visiting v5</w:t>
            </w:r>
          </w:p>
          <w:tbl>
            <w:tblPr>
              <w:tblStyle w:val="af3"/>
              <w:tblW w:w="9780" w:type="dxa"/>
              <w:tblBorders>
                <w:top w:val="nil"/>
                <w:left w:val="nil"/>
                <w:bottom w:val="nil"/>
                <w:right w:val="nil"/>
                <w:insideH w:val="nil"/>
                <w:insideV w:val="nil"/>
              </w:tblBorders>
              <w:tblLayout w:type="fixed"/>
              <w:tblLook w:val="0600"/>
            </w:tblPr>
            <w:tblGrid>
              <w:gridCol w:w="1110"/>
              <w:gridCol w:w="1230"/>
              <w:gridCol w:w="1230"/>
              <w:gridCol w:w="1230"/>
              <w:gridCol w:w="1260"/>
              <w:gridCol w:w="1230"/>
              <w:gridCol w:w="1245"/>
              <w:gridCol w:w="1245"/>
            </w:tblGrid>
            <w:tr w:rsidR="00C550A2">
              <w:trPr>
                <w:trHeight w:val="455"/>
              </w:trPr>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b/>
                      <w:sz w:val="20"/>
                      <w:szCs w:val="20"/>
                    </w:rPr>
                  </w:pPr>
                  <w:r>
                    <w:rPr>
                      <w:b/>
                      <w:sz w:val="20"/>
                      <w:szCs w:val="20"/>
                    </w:rPr>
                    <w:t xml:space="preserve"> </w:t>
                  </w:r>
                </w:p>
              </w:tc>
              <w:tc>
                <w:tcPr>
                  <w:tcW w:w="123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b/>
                      <w:sz w:val="20"/>
                      <w:szCs w:val="20"/>
                    </w:rPr>
                  </w:pPr>
                  <w:r>
                    <w:rPr>
                      <w:b/>
                      <w:sz w:val="20"/>
                      <w:szCs w:val="20"/>
                    </w:rPr>
                    <w:t>v1</w:t>
                  </w:r>
                </w:p>
              </w:tc>
              <w:tc>
                <w:tcPr>
                  <w:tcW w:w="123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b/>
                      <w:sz w:val="20"/>
                      <w:szCs w:val="20"/>
                    </w:rPr>
                  </w:pPr>
                  <w:r>
                    <w:rPr>
                      <w:b/>
                      <w:sz w:val="20"/>
                      <w:szCs w:val="20"/>
                    </w:rPr>
                    <w:t>v2</w:t>
                  </w:r>
                </w:p>
              </w:tc>
              <w:tc>
                <w:tcPr>
                  <w:tcW w:w="123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b/>
                      <w:sz w:val="20"/>
                      <w:szCs w:val="20"/>
                    </w:rPr>
                  </w:pPr>
                  <w:r>
                    <w:rPr>
                      <w:b/>
                      <w:sz w:val="20"/>
                      <w:szCs w:val="20"/>
                    </w:rPr>
                    <w:t>v3</w:t>
                  </w:r>
                </w:p>
              </w:tc>
              <w:tc>
                <w:tcPr>
                  <w:tcW w:w="126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b/>
                      <w:sz w:val="20"/>
                      <w:szCs w:val="20"/>
                    </w:rPr>
                  </w:pPr>
                  <w:r>
                    <w:rPr>
                      <w:b/>
                      <w:sz w:val="20"/>
                      <w:szCs w:val="20"/>
                    </w:rPr>
                    <w:t>v4</w:t>
                  </w:r>
                </w:p>
              </w:tc>
              <w:tc>
                <w:tcPr>
                  <w:tcW w:w="123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b/>
                      <w:sz w:val="20"/>
                      <w:szCs w:val="20"/>
                    </w:rPr>
                  </w:pPr>
                  <w:r>
                    <w:rPr>
                      <w:b/>
                      <w:sz w:val="20"/>
                      <w:szCs w:val="20"/>
                    </w:rPr>
                    <w:t>v5</w:t>
                  </w:r>
                </w:p>
              </w:tc>
              <w:tc>
                <w:tcPr>
                  <w:tcW w:w="124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b/>
                      <w:sz w:val="20"/>
                      <w:szCs w:val="20"/>
                    </w:rPr>
                  </w:pPr>
                  <w:r>
                    <w:rPr>
                      <w:b/>
                      <w:sz w:val="20"/>
                      <w:szCs w:val="20"/>
                    </w:rPr>
                    <w:t>v6</w:t>
                  </w:r>
                </w:p>
              </w:tc>
              <w:tc>
                <w:tcPr>
                  <w:tcW w:w="124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jc w:val="center"/>
                    <w:rPr>
                      <w:b/>
                      <w:sz w:val="20"/>
                      <w:szCs w:val="20"/>
                    </w:rPr>
                  </w:pPr>
                  <w:r>
                    <w:rPr>
                      <w:b/>
                      <w:sz w:val="20"/>
                      <w:szCs w:val="20"/>
                    </w:rPr>
                    <w:t>v7</w:t>
                  </w:r>
                </w:p>
              </w:tc>
            </w:tr>
            <w:tr w:rsidR="00C550A2">
              <w:trPr>
                <w:trHeight w:val="455"/>
              </w:trPr>
              <w:tc>
                <w:tcPr>
                  <w:tcW w:w="111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rPr>
                      <w:sz w:val="20"/>
                      <w:szCs w:val="20"/>
                    </w:rPr>
                  </w:pPr>
                  <w:r>
                    <w:rPr>
                      <w:sz w:val="20"/>
                      <w:szCs w:val="20"/>
                    </w:rPr>
                    <w:t>Distance</w:t>
                  </w:r>
                </w:p>
              </w:tc>
              <w:tc>
                <w:tcPr>
                  <w:tcW w:w="1230" w:type="dxa"/>
                  <w:tcBorders>
                    <w:top w:val="nil"/>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rPr>
                      <w:sz w:val="20"/>
                      <w:szCs w:val="20"/>
                    </w:rPr>
                  </w:pPr>
                  <w:r>
                    <w:rPr>
                      <w:sz w:val="20"/>
                      <w:szCs w:val="20"/>
                    </w:rPr>
                    <w:t>0 (from v1)</w:t>
                  </w:r>
                </w:p>
              </w:tc>
              <w:tc>
                <w:tcPr>
                  <w:tcW w:w="1230" w:type="dxa"/>
                  <w:tcBorders>
                    <w:top w:val="nil"/>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rPr>
                      <w:sz w:val="20"/>
                      <w:szCs w:val="20"/>
                    </w:rPr>
                  </w:pPr>
                  <w:r>
                    <w:rPr>
                      <w:sz w:val="20"/>
                      <w:szCs w:val="20"/>
                    </w:rPr>
                    <w:t>2 (from v1)</w:t>
                  </w:r>
                </w:p>
              </w:tc>
              <w:tc>
                <w:tcPr>
                  <w:tcW w:w="1230" w:type="dxa"/>
                  <w:tcBorders>
                    <w:top w:val="nil"/>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rPr>
                      <w:sz w:val="20"/>
                      <w:szCs w:val="20"/>
                    </w:rPr>
                  </w:pPr>
                  <w:r>
                    <w:rPr>
                      <w:sz w:val="20"/>
                      <w:szCs w:val="20"/>
                    </w:rPr>
                    <w:t>3 (from v4)</w:t>
                  </w:r>
                </w:p>
              </w:tc>
              <w:tc>
                <w:tcPr>
                  <w:tcW w:w="1260" w:type="dxa"/>
                  <w:tcBorders>
                    <w:top w:val="nil"/>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rPr>
                      <w:sz w:val="20"/>
                      <w:szCs w:val="20"/>
                    </w:rPr>
                  </w:pPr>
                  <w:r>
                    <w:rPr>
                      <w:sz w:val="20"/>
                      <w:szCs w:val="20"/>
                    </w:rPr>
                    <w:t>1 (from v1)</w:t>
                  </w:r>
                </w:p>
              </w:tc>
              <w:tc>
                <w:tcPr>
                  <w:tcW w:w="1230" w:type="dxa"/>
                  <w:tcBorders>
                    <w:top w:val="nil"/>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rPr>
                      <w:sz w:val="20"/>
                      <w:szCs w:val="20"/>
                    </w:rPr>
                  </w:pPr>
                  <w:r>
                    <w:rPr>
                      <w:sz w:val="20"/>
                      <w:szCs w:val="20"/>
                    </w:rPr>
                    <w:t>8 (from v4)</w:t>
                  </w:r>
                </w:p>
              </w:tc>
              <w:tc>
                <w:tcPr>
                  <w:tcW w:w="1245" w:type="dxa"/>
                  <w:tcBorders>
                    <w:top w:val="nil"/>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rPr>
                      <w:sz w:val="20"/>
                      <w:szCs w:val="20"/>
                    </w:rPr>
                  </w:pPr>
                  <w:r>
                    <w:rPr>
                      <w:sz w:val="20"/>
                      <w:szCs w:val="20"/>
                    </w:rPr>
                    <w:t>6 (from v7)</w:t>
                  </w:r>
                </w:p>
              </w:tc>
              <w:tc>
                <w:tcPr>
                  <w:tcW w:w="1245" w:type="dxa"/>
                  <w:tcBorders>
                    <w:top w:val="nil"/>
                    <w:left w:val="nil"/>
                    <w:bottom w:val="single" w:sz="8" w:space="0" w:color="000000"/>
                    <w:right w:val="single" w:sz="8" w:space="0" w:color="000000"/>
                  </w:tcBorders>
                  <w:tcMar>
                    <w:top w:w="100" w:type="dxa"/>
                    <w:left w:w="100" w:type="dxa"/>
                    <w:bottom w:w="100" w:type="dxa"/>
                    <w:right w:w="100" w:type="dxa"/>
                  </w:tcMar>
                </w:tcPr>
                <w:p w:rsidR="00C550A2" w:rsidRDefault="00CD0184">
                  <w:pPr>
                    <w:pStyle w:val="normal0"/>
                    <w:widowControl w:val="0"/>
                    <w:rPr>
                      <w:sz w:val="20"/>
                      <w:szCs w:val="20"/>
                    </w:rPr>
                  </w:pPr>
                  <w:r>
                    <w:rPr>
                      <w:sz w:val="20"/>
                      <w:szCs w:val="20"/>
                    </w:rPr>
                    <w:t>5 (from v4)</w:t>
                  </w:r>
                </w:p>
              </w:tc>
            </w:tr>
          </w:tbl>
          <w:p w:rsidR="00C550A2" w:rsidRDefault="00CD0184">
            <w:pPr>
              <w:pStyle w:val="normal0"/>
              <w:widowControl w:val="0"/>
              <w:spacing w:before="240" w:after="240" w:line="240" w:lineRule="auto"/>
              <w:rPr>
                <w:sz w:val="20"/>
                <w:szCs w:val="20"/>
              </w:rPr>
            </w:pPr>
            <w:r>
              <w:rPr>
                <w:sz w:val="20"/>
                <w:szCs w:val="20"/>
              </w:rPr>
              <w:lastRenderedPageBreak/>
              <w:t>Unvisited = { }</w:t>
            </w:r>
          </w:p>
          <w:p w:rsidR="00C550A2" w:rsidRDefault="00CD0184">
            <w:pPr>
              <w:pStyle w:val="normal0"/>
              <w:widowControl w:val="0"/>
              <w:spacing w:before="240" w:after="240" w:line="240" w:lineRule="auto"/>
              <w:rPr>
                <w:sz w:val="20"/>
                <w:szCs w:val="20"/>
              </w:rPr>
            </w:pPr>
            <w:r>
              <w:rPr>
                <w:b/>
                <w:sz w:val="20"/>
                <w:szCs w:val="20"/>
              </w:rPr>
              <w:t xml:space="preserve"> Shortest Path:</w:t>
            </w:r>
            <w:r>
              <w:rPr>
                <w:sz w:val="20"/>
                <w:szCs w:val="20"/>
              </w:rPr>
              <w:t xml:space="preserve"> v1 -&gt; v4 -&gt; v7 -&gt; v6</w:t>
            </w:r>
          </w:p>
        </w:tc>
      </w:tr>
    </w:tbl>
    <w:p w:rsidR="00C550A2" w:rsidRDefault="00C550A2">
      <w:pPr>
        <w:pStyle w:val="normal0"/>
        <w:spacing w:before="240"/>
        <w:rPr>
          <w:sz w:val="24"/>
          <w:szCs w:val="24"/>
        </w:rPr>
      </w:pPr>
    </w:p>
    <w:p w:rsidR="00C550A2" w:rsidRDefault="00CD0184">
      <w:pPr>
        <w:pStyle w:val="normal0"/>
        <w:spacing w:before="240"/>
        <w:rPr>
          <w:sz w:val="24"/>
          <w:szCs w:val="24"/>
        </w:rPr>
      </w:pPr>
      <w:r>
        <w:rPr>
          <w:sz w:val="24"/>
          <w:szCs w:val="24"/>
        </w:rPr>
        <w:t>(b) Give the length of the shortest path.</w:t>
      </w:r>
    </w:p>
    <w:tbl>
      <w:tblPr>
        <w:tblStyle w:val="af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360"/>
      </w:tblGrid>
      <w:tr w:rsidR="00C550A2">
        <w:trPr>
          <w:trHeight w:val="665"/>
        </w:trPr>
        <w:tc>
          <w:tcPr>
            <w:tcW w:w="9360" w:type="dxa"/>
            <w:shd w:val="clear" w:color="auto" w:fill="auto"/>
            <w:tcMar>
              <w:top w:w="100" w:type="dxa"/>
              <w:left w:w="100" w:type="dxa"/>
              <w:bottom w:w="100" w:type="dxa"/>
              <w:right w:w="100" w:type="dxa"/>
            </w:tcMar>
          </w:tcPr>
          <w:p w:rsidR="00C550A2" w:rsidRDefault="00CD0184">
            <w:pPr>
              <w:pStyle w:val="normal0"/>
              <w:widowControl w:val="0"/>
              <w:pBdr>
                <w:top w:val="nil"/>
                <w:left w:val="nil"/>
                <w:bottom w:val="nil"/>
                <w:right w:val="nil"/>
                <w:between w:val="nil"/>
              </w:pBdr>
              <w:spacing w:line="240" w:lineRule="auto"/>
              <w:rPr>
                <w:sz w:val="24"/>
                <w:szCs w:val="24"/>
              </w:rPr>
            </w:pPr>
            <w:r>
              <w:rPr>
                <w:sz w:val="24"/>
                <w:szCs w:val="24"/>
              </w:rPr>
              <w:t>6</w:t>
            </w:r>
          </w:p>
        </w:tc>
      </w:tr>
    </w:tbl>
    <w:p w:rsidR="00C550A2" w:rsidRDefault="00C550A2">
      <w:pPr>
        <w:pStyle w:val="normal0"/>
        <w:widowControl w:val="0"/>
        <w:spacing w:before="240" w:line="240" w:lineRule="auto"/>
        <w:rPr>
          <w:sz w:val="24"/>
          <w:szCs w:val="24"/>
        </w:rPr>
      </w:pPr>
    </w:p>
    <w:p w:rsidR="00C550A2" w:rsidRDefault="00CD0184">
      <w:pPr>
        <w:pStyle w:val="normal0"/>
        <w:widowControl w:val="0"/>
        <w:spacing w:before="240" w:line="240" w:lineRule="auto"/>
        <w:rPr>
          <w:b/>
          <w:sz w:val="24"/>
          <w:szCs w:val="24"/>
        </w:rPr>
      </w:pPr>
      <w:r>
        <w:rPr>
          <w:b/>
          <w:sz w:val="24"/>
          <w:szCs w:val="24"/>
        </w:rPr>
        <w:t>(This question 4 is only for sections BCS-1H and BSE-1A)</w:t>
      </w:r>
    </w:p>
    <w:p w:rsidR="00C550A2" w:rsidRDefault="00CD0184">
      <w:pPr>
        <w:pStyle w:val="normal0"/>
        <w:spacing w:line="240" w:lineRule="auto"/>
        <w:rPr>
          <w:sz w:val="24"/>
          <w:szCs w:val="24"/>
        </w:rPr>
      </w:pPr>
      <w:proofErr w:type="gramStart"/>
      <w:r>
        <w:rPr>
          <w:sz w:val="24"/>
          <w:szCs w:val="24"/>
        </w:rPr>
        <w:t xml:space="preserve">4 (a) How can we represent people on </w:t>
      </w:r>
      <w:proofErr w:type="spellStart"/>
      <w:r>
        <w:rPr>
          <w:sz w:val="24"/>
          <w:szCs w:val="24"/>
        </w:rPr>
        <w:t>facebook</w:t>
      </w:r>
      <w:proofErr w:type="spellEnd"/>
      <w:r>
        <w:rPr>
          <w:sz w:val="24"/>
          <w:szCs w:val="24"/>
        </w:rPr>
        <w:t xml:space="preserve"> and their friends in the form of a graph.</w:t>
      </w:r>
      <w:proofErr w:type="gramEnd"/>
      <w:r>
        <w:rPr>
          <w:b/>
          <w:sz w:val="24"/>
          <w:szCs w:val="24"/>
        </w:rPr>
        <w:t xml:space="preserve"> </w:t>
      </w:r>
      <w:r>
        <w:rPr>
          <w:sz w:val="24"/>
          <w:szCs w:val="24"/>
        </w:rPr>
        <w:t>[6 Points]</w:t>
      </w:r>
    </w:p>
    <w:p w:rsidR="00C550A2" w:rsidRDefault="00C550A2">
      <w:pPr>
        <w:pStyle w:val="normal0"/>
        <w:spacing w:line="240" w:lineRule="auto"/>
        <w:rPr>
          <w:b/>
          <w:sz w:val="24"/>
          <w:szCs w:val="24"/>
        </w:rPr>
      </w:pPr>
    </w:p>
    <w:tbl>
      <w:tblPr>
        <w:tblStyle w:val="af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360"/>
      </w:tblGrid>
      <w:tr w:rsidR="00C550A2">
        <w:trPr>
          <w:trHeight w:val="2625"/>
        </w:trPr>
        <w:tc>
          <w:tcPr>
            <w:tcW w:w="9360" w:type="dxa"/>
            <w:shd w:val="clear" w:color="auto" w:fill="auto"/>
            <w:tcMar>
              <w:top w:w="100" w:type="dxa"/>
              <w:left w:w="100" w:type="dxa"/>
              <w:bottom w:w="100" w:type="dxa"/>
              <w:right w:w="100" w:type="dxa"/>
            </w:tcMar>
          </w:tcPr>
          <w:p w:rsidR="00C550A2" w:rsidRDefault="00CD0184">
            <w:pPr>
              <w:pStyle w:val="normal0"/>
              <w:widowControl w:val="0"/>
              <w:pBdr>
                <w:top w:val="nil"/>
                <w:left w:val="nil"/>
                <w:bottom w:val="nil"/>
                <w:right w:val="nil"/>
                <w:between w:val="nil"/>
              </w:pBdr>
              <w:spacing w:line="240" w:lineRule="auto"/>
              <w:rPr>
                <w:b/>
                <w:sz w:val="24"/>
                <w:szCs w:val="24"/>
              </w:rPr>
            </w:pPr>
            <w:r>
              <w:rPr>
                <w:b/>
                <w:sz w:val="24"/>
                <w:szCs w:val="24"/>
              </w:rPr>
              <w:t xml:space="preserve">A person on </w:t>
            </w:r>
            <w:proofErr w:type="spellStart"/>
            <w:r>
              <w:rPr>
                <w:b/>
                <w:sz w:val="24"/>
                <w:szCs w:val="24"/>
              </w:rPr>
              <w:t>Facebook</w:t>
            </w:r>
            <w:proofErr w:type="spellEnd"/>
            <w:r>
              <w:rPr>
                <w:b/>
                <w:sz w:val="24"/>
                <w:szCs w:val="24"/>
              </w:rPr>
              <w:t xml:space="preserve"> will be a node, and if he is friends with another person, then there will be an edge between the nodes of these two persons. </w:t>
            </w:r>
          </w:p>
        </w:tc>
      </w:tr>
    </w:tbl>
    <w:p w:rsidR="00C550A2" w:rsidRDefault="00C550A2">
      <w:pPr>
        <w:pStyle w:val="normal0"/>
        <w:spacing w:before="240" w:after="240" w:line="360" w:lineRule="auto"/>
        <w:rPr>
          <w:sz w:val="24"/>
          <w:szCs w:val="24"/>
        </w:rPr>
      </w:pPr>
    </w:p>
    <w:p w:rsidR="00C550A2" w:rsidRDefault="00CD0184">
      <w:pPr>
        <w:pStyle w:val="normal0"/>
        <w:spacing w:before="240" w:after="240" w:line="360" w:lineRule="auto"/>
        <w:rPr>
          <w:sz w:val="24"/>
          <w:szCs w:val="24"/>
        </w:rPr>
      </w:pPr>
      <w:r>
        <w:rPr>
          <w:sz w:val="24"/>
          <w:szCs w:val="24"/>
        </w:rPr>
        <w:lastRenderedPageBreak/>
        <w:t>(b) Wil</w:t>
      </w:r>
      <w:r>
        <w:rPr>
          <w:sz w:val="24"/>
          <w:szCs w:val="24"/>
        </w:rPr>
        <w:t>l it be a directed graph or undirected graph? Give an argument to justify your answer.</w:t>
      </w:r>
    </w:p>
    <w:tbl>
      <w:tblPr>
        <w:tblStyle w:val="af6"/>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360"/>
      </w:tblGrid>
      <w:tr w:rsidR="00C550A2">
        <w:trPr>
          <w:trHeight w:val="1955"/>
        </w:trPr>
        <w:tc>
          <w:tcPr>
            <w:tcW w:w="9360" w:type="dxa"/>
            <w:shd w:val="clear" w:color="auto" w:fill="auto"/>
            <w:tcMar>
              <w:top w:w="100" w:type="dxa"/>
              <w:left w:w="100" w:type="dxa"/>
              <w:bottom w:w="100" w:type="dxa"/>
              <w:right w:w="100" w:type="dxa"/>
            </w:tcMar>
          </w:tcPr>
          <w:p w:rsidR="00C550A2" w:rsidRDefault="00CD0184">
            <w:pPr>
              <w:pStyle w:val="normal0"/>
              <w:widowControl w:val="0"/>
              <w:pBdr>
                <w:top w:val="nil"/>
                <w:left w:val="nil"/>
                <w:bottom w:val="nil"/>
                <w:right w:val="nil"/>
                <w:between w:val="nil"/>
              </w:pBdr>
              <w:spacing w:line="240" w:lineRule="auto"/>
              <w:rPr>
                <w:sz w:val="24"/>
                <w:szCs w:val="24"/>
              </w:rPr>
            </w:pPr>
            <w:r>
              <w:rPr>
                <w:sz w:val="24"/>
                <w:szCs w:val="24"/>
              </w:rPr>
              <w:t xml:space="preserve">Undirected edge. Because both become friends unlike twitter or </w:t>
            </w:r>
            <w:proofErr w:type="spellStart"/>
            <w:r>
              <w:rPr>
                <w:sz w:val="24"/>
                <w:szCs w:val="24"/>
              </w:rPr>
              <w:t>Instagram</w:t>
            </w:r>
            <w:proofErr w:type="spellEnd"/>
            <w:r>
              <w:rPr>
                <w:sz w:val="24"/>
                <w:szCs w:val="24"/>
              </w:rPr>
              <w:t xml:space="preserve"> where if one person follows another person, then vise versa does not always hold true. </w:t>
            </w:r>
          </w:p>
        </w:tc>
      </w:tr>
    </w:tbl>
    <w:p w:rsidR="00C550A2" w:rsidRDefault="00CD0184">
      <w:pPr>
        <w:pStyle w:val="normal0"/>
        <w:spacing w:before="240" w:after="240" w:line="360" w:lineRule="auto"/>
        <w:rPr>
          <w:sz w:val="24"/>
          <w:szCs w:val="24"/>
        </w:rPr>
      </w:pPr>
      <w:r>
        <w:rPr>
          <w:sz w:val="24"/>
          <w:szCs w:val="24"/>
        </w:rPr>
        <w:t xml:space="preserve">(c) Will it be a weighted graph or </w:t>
      </w:r>
      <w:proofErr w:type="spellStart"/>
      <w:r>
        <w:rPr>
          <w:sz w:val="24"/>
          <w:szCs w:val="24"/>
        </w:rPr>
        <w:t>unweighted</w:t>
      </w:r>
      <w:proofErr w:type="spellEnd"/>
      <w:r>
        <w:rPr>
          <w:sz w:val="24"/>
          <w:szCs w:val="24"/>
        </w:rPr>
        <w:t xml:space="preserve"> graph? Give an argument to justify your answer.</w:t>
      </w:r>
    </w:p>
    <w:tbl>
      <w:tblPr>
        <w:tblStyle w:val="af7"/>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360"/>
      </w:tblGrid>
      <w:tr w:rsidR="00C550A2">
        <w:trPr>
          <w:trHeight w:val="2030"/>
        </w:trPr>
        <w:tc>
          <w:tcPr>
            <w:tcW w:w="9360" w:type="dxa"/>
            <w:shd w:val="clear" w:color="auto" w:fill="auto"/>
            <w:tcMar>
              <w:top w:w="100" w:type="dxa"/>
              <w:left w:w="100" w:type="dxa"/>
              <w:bottom w:w="100" w:type="dxa"/>
              <w:right w:w="100" w:type="dxa"/>
            </w:tcMar>
          </w:tcPr>
          <w:p w:rsidR="00C550A2" w:rsidRDefault="00CD0184">
            <w:pPr>
              <w:pStyle w:val="normal0"/>
              <w:widowControl w:val="0"/>
              <w:pBdr>
                <w:top w:val="nil"/>
                <w:left w:val="nil"/>
                <w:bottom w:val="nil"/>
                <w:right w:val="nil"/>
                <w:between w:val="nil"/>
              </w:pBdr>
              <w:spacing w:line="240" w:lineRule="auto"/>
              <w:rPr>
                <w:sz w:val="24"/>
                <w:szCs w:val="24"/>
              </w:rPr>
            </w:pPr>
            <w:r>
              <w:rPr>
                <w:sz w:val="24"/>
                <w:szCs w:val="24"/>
              </w:rPr>
              <w:t xml:space="preserve">It will be an </w:t>
            </w:r>
            <w:proofErr w:type="spellStart"/>
            <w:r>
              <w:rPr>
                <w:sz w:val="24"/>
                <w:szCs w:val="24"/>
              </w:rPr>
              <w:t>unweighted</w:t>
            </w:r>
            <w:proofErr w:type="spellEnd"/>
            <w:r>
              <w:rPr>
                <w:sz w:val="24"/>
                <w:szCs w:val="24"/>
              </w:rPr>
              <w:t xml:space="preserve"> graph. Since an edge will mean that the two persons are friends. Such an edge does not need any weight. </w:t>
            </w:r>
          </w:p>
        </w:tc>
      </w:tr>
    </w:tbl>
    <w:p w:rsidR="00C550A2" w:rsidRDefault="00CD0184">
      <w:pPr>
        <w:pStyle w:val="normal0"/>
        <w:spacing w:before="240" w:after="240" w:line="360" w:lineRule="auto"/>
        <w:rPr>
          <w:sz w:val="24"/>
          <w:szCs w:val="24"/>
        </w:rPr>
      </w:pPr>
      <w:r>
        <w:rPr>
          <w:sz w:val="24"/>
          <w:szCs w:val="24"/>
        </w:rPr>
        <w:t xml:space="preserve">(d)  Explain in the form of pseudo code how you will give friend suggestions to a person on </w:t>
      </w:r>
      <w:proofErr w:type="spellStart"/>
      <w:r>
        <w:rPr>
          <w:sz w:val="24"/>
          <w:szCs w:val="24"/>
        </w:rPr>
        <w:t>facebook</w:t>
      </w:r>
      <w:proofErr w:type="spellEnd"/>
      <w:r>
        <w:rPr>
          <w:sz w:val="24"/>
          <w:szCs w:val="24"/>
        </w:rPr>
        <w:t xml:space="preserve">. You can write </w:t>
      </w:r>
      <w:proofErr w:type="spellStart"/>
      <w:r>
        <w:rPr>
          <w:sz w:val="24"/>
          <w:szCs w:val="24"/>
        </w:rPr>
        <w:t>pseudocode</w:t>
      </w:r>
      <w:proofErr w:type="spellEnd"/>
      <w:r>
        <w:rPr>
          <w:sz w:val="24"/>
          <w:szCs w:val="24"/>
        </w:rPr>
        <w:t xml:space="preserve"> in English language.</w:t>
      </w:r>
    </w:p>
    <w:tbl>
      <w:tblPr>
        <w:tblStyle w:val="af8"/>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360"/>
      </w:tblGrid>
      <w:tr w:rsidR="00C550A2">
        <w:trPr>
          <w:trHeight w:val="3005"/>
        </w:trPr>
        <w:tc>
          <w:tcPr>
            <w:tcW w:w="9360" w:type="dxa"/>
            <w:shd w:val="clear" w:color="auto" w:fill="auto"/>
            <w:tcMar>
              <w:top w:w="100" w:type="dxa"/>
              <w:left w:w="100" w:type="dxa"/>
              <w:bottom w:w="100" w:type="dxa"/>
              <w:right w:w="100" w:type="dxa"/>
            </w:tcMar>
          </w:tcPr>
          <w:p w:rsidR="00C550A2" w:rsidRDefault="00C550A2">
            <w:pPr>
              <w:pStyle w:val="normal0"/>
              <w:widowControl w:val="0"/>
              <w:pBdr>
                <w:top w:val="nil"/>
                <w:left w:val="nil"/>
                <w:bottom w:val="nil"/>
                <w:right w:val="nil"/>
                <w:between w:val="nil"/>
              </w:pBdr>
              <w:spacing w:line="240" w:lineRule="auto"/>
              <w:rPr>
                <w:sz w:val="24"/>
                <w:szCs w:val="24"/>
              </w:rPr>
            </w:pPr>
          </w:p>
        </w:tc>
      </w:tr>
    </w:tbl>
    <w:p w:rsidR="00C550A2" w:rsidRDefault="00C550A2">
      <w:pPr>
        <w:pStyle w:val="normal0"/>
        <w:spacing w:before="240" w:after="240" w:line="360" w:lineRule="auto"/>
        <w:rPr>
          <w:b/>
          <w:sz w:val="24"/>
          <w:szCs w:val="24"/>
        </w:rPr>
      </w:pPr>
    </w:p>
    <w:p w:rsidR="00C550A2" w:rsidRDefault="00C550A2">
      <w:pPr>
        <w:pStyle w:val="normal0"/>
        <w:spacing w:before="240" w:after="240" w:line="360" w:lineRule="auto"/>
        <w:rPr>
          <w:b/>
          <w:sz w:val="24"/>
          <w:szCs w:val="24"/>
        </w:rPr>
      </w:pPr>
    </w:p>
    <w:p w:rsidR="00C550A2" w:rsidRDefault="00C550A2">
      <w:pPr>
        <w:pStyle w:val="normal0"/>
        <w:spacing w:before="240" w:after="240" w:line="360" w:lineRule="auto"/>
        <w:rPr>
          <w:b/>
          <w:sz w:val="24"/>
          <w:szCs w:val="24"/>
        </w:rPr>
      </w:pPr>
    </w:p>
    <w:p w:rsidR="00C550A2" w:rsidRDefault="00C550A2">
      <w:pPr>
        <w:pStyle w:val="normal0"/>
        <w:spacing w:before="240" w:after="240" w:line="360" w:lineRule="auto"/>
        <w:rPr>
          <w:b/>
          <w:sz w:val="24"/>
          <w:szCs w:val="24"/>
        </w:rPr>
      </w:pPr>
    </w:p>
    <w:p w:rsidR="00C550A2" w:rsidRDefault="00C550A2">
      <w:pPr>
        <w:pStyle w:val="normal0"/>
        <w:spacing w:before="240" w:after="240" w:line="360" w:lineRule="auto"/>
        <w:rPr>
          <w:b/>
          <w:sz w:val="24"/>
          <w:szCs w:val="24"/>
        </w:rPr>
      </w:pPr>
    </w:p>
    <w:p w:rsidR="00C550A2" w:rsidRDefault="00CD0184">
      <w:pPr>
        <w:pStyle w:val="Heading2"/>
        <w:spacing w:before="240" w:after="240" w:line="360" w:lineRule="auto"/>
        <w:rPr>
          <w:b/>
        </w:rPr>
      </w:pPr>
      <w:bookmarkStart w:id="7" w:name="_jq02qaqltjv8" w:colFirst="0" w:colLast="0"/>
      <w:bookmarkEnd w:id="7"/>
      <w:r>
        <w:rPr>
          <w:b/>
        </w:rPr>
        <w:t>Section: AI and Data Science</w:t>
      </w:r>
    </w:p>
    <w:p w:rsidR="00C550A2" w:rsidRDefault="00CD0184">
      <w:pPr>
        <w:pStyle w:val="normal0"/>
        <w:spacing w:before="240" w:after="240" w:line="360" w:lineRule="auto"/>
        <w:rPr>
          <w:b/>
          <w:sz w:val="24"/>
          <w:szCs w:val="24"/>
        </w:rPr>
      </w:pPr>
      <w:r>
        <w:rPr>
          <w:sz w:val="24"/>
          <w:szCs w:val="24"/>
        </w:rPr>
        <w:t>1</w:t>
      </w:r>
      <w:r>
        <w:rPr>
          <w:b/>
          <w:sz w:val="24"/>
          <w:szCs w:val="24"/>
        </w:rPr>
        <w:t>.</w:t>
      </w:r>
      <w:r>
        <w:rPr>
          <w:sz w:val="24"/>
          <w:szCs w:val="24"/>
        </w:rPr>
        <w:t xml:space="preserve"> How Machine Learning has helped to predict COVID-19 diagnosis based on symptoms. Mention whether it would be supervised or unsupervised. </w:t>
      </w:r>
      <w:r>
        <w:rPr>
          <w:b/>
          <w:sz w:val="24"/>
          <w:szCs w:val="24"/>
        </w:rPr>
        <w:t>[3 Points]</w:t>
      </w:r>
    </w:p>
    <w:p w:rsidR="00C550A2" w:rsidRDefault="00CD0184">
      <w:pPr>
        <w:pStyle w:val="normal0"/>
        <w:spacing w:before="240" w:after="240" w:line="360" w:lineRule="auto"/>
        <w:rPr>
          <w:sz w:val="24"/>
          <w:szCs w:val="24"/>
          <w:highlight w:val="yellow"/>
        </w:rPr>
      </w:pPr>
      <w:r>
        <w:rPr>
          <w:sz w:val="24"/>
          <w:szCs w:val="24"/>
          <w:highlight w:val="yellow"/>
        </w:rPr>
        <w:t>Supervised</w:t>
      </w:r>
    </w:p>
    <w:p w:rsidR="00C550A2" w:rsidRDefault="00C550A2">
      <w:pPr>
        <w:pStyle w:val="normal0"/>
        <w:spacing w:before="240" w:after="240" w:line="360" w:lineRule="auto"/>
        <w:rPr>
          <w:sz w:val="24"/>
          <w:szCs w:val="24"/>
        </w:rPr>
      </w:pPr>
    </w:p>
    <w:p w:rsidR="00C550A2" w:rsidRDefault="00CD0184">
      <w:pPr>
        <w:pStyle w:val="normal0"/>
        <w:spacing w:before="240" w:after="240" w:line="360" w:lineRule="auto"/>
        <w:rPr>
          <w:sz w:val="24"/>
          <w:szCs w:val="24"/>
        </w:rPr>
      </w:pPr>
      <w:r>
        <w:rPr>
          <w:sz w:val="24"/>
          <w:szCs w:val="24"/>
        </w:rPr>
        <w:t xml:space="preserve"> </w:t>
      </w:r>
    </w:p>
    <w:p w:rsidR="00C550A2" w:rsidRDefault="00C550A2">
      <w:pPr>
        <w:pStyle w:val="normal0"/>
        <w:spacing w:before="240" w:after="240" w:line="360" w:lineRule="auto"/>
        <w:rPr>
          <w:sz w:val="24"/>
          <w:szCs w:val="24"/>
        </w:rPr>
      </w:pPr>
    </w:p>
    <w:p w:rsidR="00C550A2" w:rsidRDefault="00C550A2">
      <w:pPr>
        <w:pStyle w:val="normal0"/>
        <w:spacing w:before="240" w:after="240" w:line="360" w:lineRule="auto"/>
        <w:rPr>
          <w:sz w:val="24"/>
          <w:szCs w:val="24"/>
        </w:rPr>
      </w:pPr>
    </w:p>
    <w:p w:rsidR="00C550A2" w:rsidRDefault="00C550A2">
      <w:pPr>
        <w:pStyle w:val="normal0"/>
        <w:spacing w:before="240" w:after="240" w:line="360" w:lineRule="auto"/>
        <w:rPr>
          <w:sz w:val="24"/>
          <w:szCs w:val="24"/>
        </w:rPr>
      </w:pPr>
    </w:p>
    <w:p w:rsidR="00C550A2" w:rsidRDefault="00C550A2">
      <w:pPr>
        <w:pStyle w:val="normal0"/>
        <w:spacing w:before="240" w:after="240" w:line="360" w:lineRule="auto"/>
        <w:rPr>
          <w:sz w:val="24"/>
          <w:szCs w:val="24"/>
        </w:rPr>
      </w:pPr>
    </w:p>
    <w:p w:rsidR="00C550A2" w:rsidRDefault="00C550A2">
      <w:pPr>
        <w:pStyle w:val="normal0"/>
        <w:spacing w:before="240" w:after="240" w:line="360" w:lineRule="auto"/>
        <w:rPr>
          <w:sz w:val="24"/>
          <w:szCs w:val="24"/>
        </w:rPr>
      </w:pPr>
    </w:p>
    <w:p w:rsidR="00C550A2" w:rsidRDefault="00C550A2">
      <w:pPr>
        <w:pStyle w:val="normal0"/>
        <w:spacing w:before="240" w:after="240" w:line="360" w:lineRule="auto"/>
        <w:rPr>
          <w:sz w:val="24"/>
          <w:szCs w:val="24"/>
        </w:rPr>
      </w:pPr>
    </w:p>
    <w:p w:rsidR="00C550A2" w:rsidRDefault="00C550A2">
      <w:pPr>
        <w:pStyle w:val="normal0"/>
        <w:spacing w:before="240" w:after="240" w:line="360" w:lineRule="auto"/>
        <w:rPr>
          <w:sz w:val="24"/>
          <w:szCs w:val="24"/>
        </w:rPr>
      </w:pPr>
    </w:p>
    <w:p w:rsidR="00C550A2" w:rsidRDefault="00C550A2">
      <w:pPr>
        <w:pStyle w:val="normal0"/>
        <w:spacing w:before="240" w:after="240" w:line="360" w:lineRule="auto"/>
        <w:rPr>
          <w:sz w:val="24"/>
          <w:szCs w:val="24"/>
        </w:rPr>
      </w:pPr>
    </w:p>
    <w:p w:rsidR="00C550A2" w:rsidRDefault="00C550A2">
      <w:pPr>
        <w:pStyle w:val="normal0"/>
        <w:spacing w:before="240" w:after="240" w:line="360" w:lineRule="auto"/>
        <w:rPr>
          <w:sz w:val="24"/>
          <w:szCs w:val="24"/>
        </w:rPr>
      </w:pPr>
    </w:p>
    <w:p w:rsidR="00C550A2" w:rsidRDefault="00C550A2">
      <w:pPr>
        <w:pStyle w:val="normal0"/>
        <w:spacing w:before="240" w:after="240" w:line="360" w:lineRule="auto"/>
        <w:rPr>
          <w:sz w:val="24"/>
          <w:szCs w:val="24"/>
        </w:rPr>
      </w:pPr>
    </w:p>
    <w:p w:rsidR="00C550A2" w:rsidRDefault="00C550A2">
      <w:pPr>
        <w:pStyle w:val="normal0"/>
        <w:spacing w:before="240" w:after="240" w:line="360" w:lineRule="auto"/>
        <w:rPr>
          <w:sz w:val="24"/>
          <w:szCs w:val="24"/>
        </w:rPr>
      </w:pPr>
    </w:p>
    <w:p w:rsidR="00C550A2" w:rsidRDefault="00C550A2">
      <w:pPr>
        <w:pStyle w:val="normal0"/>
        <w:spacing w:before="240" w:after="240" w:line="360" w:lineRule="auto"/>
        <w:rPr>
          <w:sz w:val="24"/>
          <w:szCs w:val="24"/>
        </w:rPr>
      </w:pPr>
    </w:p>
    <w:p w:rsidR="00C550A2" w:rsidRDefault="00C550A2">
      <w:pPr>
        <w:pStyle w:val="normal0"/>
        <w:spacing w:before="240" w:after="240" w:line="360" w:lineRule="auto"/>
        <w:rPr>
          <w:sz w:val="24"/>
          <w:szCs w:val="24"/>
        </w:rPr>
      </w:pPr>
    </w:p>
    <w:p w:rsidR="00C550A2" w:rsidRDefault="00C550A2">
      <w:pPr>
        <w:pStyle w:val="normal0"/>
        <w:spacing w:before="240" w:after="240" w:line="360" w:lineRule="auto"/>
        <w:rPr>
          <w:sz w:val="24"/>
          <w:szCs w:val="24"/>
        </w:rPr>
      </w:pPr>
    </w:p>
    <w:p w:rsidR="00C550A2" w:rsidRDefault="00CD0184">
      <w:pPr>
        <w:pStyle w:val="Heading3"/>
        <w:spacing w:before="40" w:after="0"/>
        <w:jc w:val="both"/>
        <w:rPr>
          <w:b/>
          <w:color w:val="000000"/>
          <w:sz w:val="24"/>
          <w:szCs w:val="24"/>
        </w:rPr>
      </w:pPr>
      <w:r>
        <w:rPr>
          <w:color w:val="000000"/>
          <w:sz w:val="24"/>
          <w:szCs w:val="24"/>
        </w:rPr>
        <w:t>2. Fill the Answer column with one of the following AI components.</w:t>
      </w:r>
      <w:r>
        <w:rPr>
          <w:b/>
          <w:color w:val="000000"/>
          <w:sz w:val="24"/>
          <w:szCs w:val="24"/>
        </w:rPr>
        <w:t xml:space="preserve"> [3 Points]</w:t>
      </w:r>
    </w:p>
    <w:p w:rsidR="00C550A2" w:rsidRDefault="00CD0184">
      <w:pPr>
        <w:pStyle w:val="normal0"/>
        <w:spacing w:after="200"/>
        <w:jc w:val="both"/>
        <w:rPr>
          <w:sz w:val="24"/>
          <w:szCs w:val="24"/>
        </w:rPr>
      </w:pPr>
      <w:r>
        <w:rPr>
          <w:sz w:val="24"/>
          <w:szCs w:val="24"/>
        </w:rPr>
        <w:t xml:space="preserve">      </w:t>
      </w:r>
      <w:r>
        <w:rPr>
          <w:b/>
          <w:sz w:val="24"/>
          <w:szCs w:val="24"/>
        </w:rPr>
        <w:t>a.</w:t>
      </w:r>
      <w:r>
        <w:rPr>
          <w:sz w:val="24"/>
          <w:szCs w:val="24"/>
        </w:rPr>
        <w:t xml:space="preserve"> Natural Language Processing   </w:t>
      </w:r>
      <w:r>
        <w:rPr>
          <w:b/>
          <w:sz w:val="24"/>
          <w:szCs w:val="24"/>
        </w:rPr>
        <w:t>b.</w:t>
      </w:r>
      <w:r>
        <w:rPr>
          <w:sz w:val="24"/>
          <w:szCs w:val="24"/>
        </w:rPr>
        <w:t xml:space="preserve"> Regression        </w:t>
      </w:r>
      <w:r>
        <w:rPr>
          <w:b/>
          <w:sz w:val="24"/>
          <w:szCs w:val="24"/>
        </w:rPr>
        <w:t>c.</w:t>
      </w:r>
      <w:r>
        <w:rPr>
          <w:sz w:val="24"/>
          <w:szCs w:val="24"/>
        </w:rPr>
        <w:t xml:space="preserve"> Unsupervised Learning</w:t>
      </w:r>
    </w:p>
    <w:p w:rsidR="00C550A2" w:rsidRDefault="00CD0184">
      <w:pPr>
        <w:pStyle w:val="normal0"/>
        <w:spacing w:after="200"/>
        <w:jc w:val="both"/>
        <w:rPr>
          <w:sz w:val="24"/>
          <w:szCs w:val="24"/>
        </w:rPr>
      </w:pPr>
      <w:r>
        <w:rPr>
          <w:sz w:val="24"/>
          <w:szCs w:val="24"/>
        </w:rPr>
        <w:t xml:space="preserve">      </w:t>
      </w:r>
      <w:r>
        <w:rPr>
          <w:b/>
          <w:sz w:val="24"/>
          <w:szCs w:val="24"/>
        </w:rPr>
        <w:t>d.</w:t>
      </w:r>
      <w:r>
        <w:rPr>
          <w:sz w:val="24"/>
          <w:szCs w:val="24"/>
        </w:rPr>
        <w:t xml:space="preserve"> Robotics                        </w:t>
      </w:r>
      <w:r>
        <w:rPr>
          <w:b/>
          <w:sz w:val="24"/>
          <w:szCs w:val="24"/>
        </w:rPr>
        <w:t>e.</w:t>
      </w:r>
      <w:r>
        <w:rPr>
          <w:sz w:val="24"/>
          <w:szCs w:val="24"/>
        </w:rPr>
        <w:t xml:space="preserve"> Classification                         </w:t>
      </w:r>
      <w:r>
        <w:rPr>
          <w:b/>
          <w:sz w:val="24"/>
          <w:szCs w:val="24"/>
        </w:rPr>
        <w:t>f.</w:t>
      </w:r>
      <w:r>
        <w:rPr>
          <w:sz w:val="24"/>
          <w:szCs w:val="24"/>
        </w:rPr>
        <w:t xml:space="preserve"> Supervised Learning</w:t>
      </w:r>
    </w:p>
    <w:tbl>
      <w:tblPr>
        <w:tblStyle w:val="af9"/>
        <w:tblW w:w="5400" w:type="dxa"/>
        <w:tblInd w:w="648" w:type="dxa"/>
        <w:tblBorders>
          <w:top w:val="single" w:sz="4" w:space="0" w:color="4F81BD"/>
          <w:left w:val="single" w:sz="4" w:space="0" w:color="4F81BD"/>
          <w:bottom w:val="single" w:sz="4" w:space="0" w:color="4F81BD"/>
          <w:right w:val="single" w:sz="4" w:space="0" w:color="4F81BD"/>
          <w:insideH w:val="single" w:sz="4" w:space="0" w:color="000000"/>
          <w:insideV w:val="single" w:sz="4" w:space="0" w:color="000000"/>
        </w:tblBorders>
        <w:tblLayout w:type="fixed"/>
        <w:tblLook w:val="0400"/>
      </w:tblPr>
      <w:tblGrid>
        <w:gridCol w:w="3165"/>
        <w:gridCol w:w="2235"/>
      </w:tblGrid>
      <w:tr w:rsidR="00C550A2" w:rsidTr="000D5812">
        <w:trPr>
          <w:trHeight w:val="663"/>
        </w:trPr>
        <w:tc>
          <w:tcPr>
            <w:tcW w:w="3165" w:type="dxa"/>
          </w:tcPr>
          <w:p w:rsidR="00C550A2" w:rsidRDefault="00CD0184">
            <w:pPr>
              <w:pStyle w:val="normal0"/>
              <w:rPr>
                <w:b/>
                <w:sz w:val="24"/>
                <w:szCs w:val="24"/>
              </w:rPr>
            </w:pPr>
            <w:r>
              <w:rPr>
                <w:b/>
                <w:sz w:val="24"/>
                <w:szCs w:val="24"/>
              </w:rPr>
              <w:t>Applications</w:t>
            </w:r>
          </w:p>
        </w:tc>
        <w:tc>
          <w:tcPr>
            <w:tcW w:w="2235" w:type="dxa"/>
          </w:tcPr>
          <w:p w:rsidR="00C550A2" w:rsidRDefault="00CD0184">
            <w:pPr>
              <w:pStyle w:val="normal0"/>
              <w:jc w:val="both"/>
              <w:rPr>
                <w:b/>
                <w:sz w:val="24"/>
                <w:szCs w:val="24"/>
              </w:rPr>
            </w:pPr>
            <w:r>
              <w:rPr>
                <w:b/>
                <w:sz w:val="24"/>
                <w:szCs w:val="24"/>
              </w:rPr>
              <w:t>Answer</w:t>
            </w:r>
          </w:p>
        </w:tc>
      </w:tr>
      <w:tr w:rsidR="00C550A2" w:rsidTr="000D5812">
        <w:trPr>
          <w:trHeight w:val="765"/>
        </w:trPr>
        <w:tc>
          <w:tcPr>
            <w:tcW w:w="3165" w:type="dxa"/>
          </w:tcPr>
          <w:p w:rsidR="00C550A2" w:rsidRDefault="00CD0184">
            <w:pPr>
              <w:pStyle w:val="normal0"/>
              <w:rPr>
                <w:sz w:val="24"/>
                <w:szCs w:val="24"/>
              </w:rPr>
            </w:pPr>
            <w:r>
              <w:rPr>
                <w:sz w:val="24"/>
                <w:szCs w:val="24"/>
              </w:rPr>
              <w:t>Product Recommendations</w:t>
            </w:r>
            <w:r>
              <w:rPr>
                <w:sz w:val="24"/>
                <w:szCs w:val="24"/>
              </w:rPr>
              <w:tab/>
            </w:r>
          </w:p>
        </w:tc>
        <w:tc>
          <w:tcPr>
            <w:tcW w:w="2235" w:type="dxa"/>
          </w:tcPr>
          <w:p w:rsidR="00C550A2" w:rsidRDefault="00CD0184">
            <w:pPr>
              <w:pStyle w:val="normal0"/>
              <w:ind w:left="720"/>
              <w:rPr>
                <w:sz w:val="24"/>
                <w:szCs w:val="24"/>
              </w:rPr>
            </w:pPr>
            <w:r>
              <w:rPr>
                <w:sz w:val="24"/>
                <w:szCs w:val="24"/>
              </w:rPr>
              <w:t>c</w:t>
            </w:r>
          </w:p>
        </w:tc>
      </w:tr>
      <w:tr w:rsidR="00C550A2" w:rsidTr="000D5812">
        <w:trPr>
          <w:trHeight w:val="465"/>
        </w:trPr>
        <w:tc>
          <w:tcPr>
            <w:tcW w:w="3165" w:type="dxa"/>
          </w:tcPr>
          <w:p w:rsidR="00C550A2" w:rsidRDefault="00CD0184">
            <w:pPr>
              <w:pStyle w:val="normal0"/>
              <w:rPr>
                <w:sz w:val="24"/>
                <w:szCs w:val="24"/>
              </w:rPr>
            </w:pPr>
            <w:r>
              <w:rPr>
                <w:sz w:val="24"/>
                <w:szCs w:val="24"/>
              </w:rPr>
              <w:t xml:space="preserve">Self-driving cars     </w:t>
            </w:r>
          </w:p>
        </w:tc>
        <w:tc>
          <w:tcPr>
            <w:tcW w:w="2235" w:type="dxa"/>
          </w:tcPr>
          <w:p w:rsidR="00C550A2" w:rsidRDefault="00CD0184">
            <w:pPr>
              <w:pStyle w:val="normal0"/>
              <w:ind w:left="720"/>
              <w:rPr>
                <w:sz w:val="24"/>
                <w:szCs w:val="24"/>
              </w:rPr>
            </w:pPr>
            <w:r>
              <w:rPr>
                <w:sz w:val="24"/>
                <w:szCs w:val="24"/>
              </w:rPr>
              <w:t>d</w:t>
            </w:r>
          </w:p>
        </w:tc>
      </w:tr>
      <w:tr w:rsidR="00C550A2" w:rsidTr="000D5812">
        <w:trPr>
          <w:trHeight w:val="450"/>
        </w:trPr>
        <w:tc>
          <w:tcPr>
            <w:tcW w:w="3165" w:type="dxa"/>
          </w:tcPr>
          <w:p w:rsidR="00C550A2" w:rsidRDefault="00CD0184">
            <w:pPr>
              <w:pStyle w:val="normal0"/>
              <w:rPr>
                <w:sz w:val="24"/>
                <w:szCs w:val="24"/>
              </w:rPr>
            </w:pPr>
            <w:r>
              <w:rPr>
                <w:sz w:val="24"/>
                <w:szCs w:val="24"/>
              </w:rPr>
              <w:t>Google assistant</w:t>
            </w:r>
          </w:p>
        </w:tc>
        <w:tc>
          <w:tcPr>
            <w:tcW w:w="2235" w:type="dxa"/>
          </w:tcPr>
          <w:p w:rsidR="00C550A2" w:rsidRDefault="00CD0184">
            <w:pPr>
              <w:pStyle w:val="normal0"/>
              <w:ind w:left="720"/>
              <w:rPr>
                <w:sz w:val="24"/>
                <w:szCs w:val="24"/>
              </w:rPr>
            </w:pPr>
            <w:r>
              <w:rPr>
                <w:sz w:val="24"/>
                <w:szCs w:val="24"/>
              </w:rPr>
              <w:t>a</w:t>
            </w:r>
          </w:p>
        </w:tc>
      </w:tr>
      <w:tr w:rsidR="00C550A2" w:rsidTr="000D5812">
        <w:trPr>
          <w:trHeight w:val="625"/>
        </w:trPr>
        <w:tc>
          <w:tcPr>
            <w:tcW w:w="3165" w:type="dxa"/>
          </w:tcPr>
          <w:p w:rsidR="00C550A2" w:rsidRDefault="00CD0184">
            <w:pPr>
              <w:pStyle w:val="normal0"/>
              <w:rPr>
                <w:sz w:val="24"/>
                <w:szCs w:val="24"/>
              </w:rPr>
            </w:pPr>
            <w:r>
              <w:rPr>
                <w:sz w:val="24"/>
                <w:szCs w:val="24"/>
              </w:rPr>
              <w:t>Predicting House Prices</w:t>
            </w:r>
          </w:p>
          <w:p w:rsidR="00C550A2" w:rsidRDefault="00C550A2">
            <w:pPr>
              <w:pStyle w:val="normal0"/>
              <w:ind w:left="720"/>
              <w:rPr>
                <w:sz w:val="24"/>
                <w:szCs w:val="24"/>
              </w:rPr>
            </w:pPr>
          </w:p>
        </w:tc>
        <w:tc>
          <w:tcPr>
            <w:tcW w:w="2235" w:type="dxa"/>
          </w:tcPr>
          <w:p w:rsidR="00C550A2" w:rsidRDefault="000D5812">
            <w:pPr>
              <w:pStyle w:val="normal0"/>
              <w:ind w:left="720"/>
              <w:rPr>
                <w:sz w:val="24"/>
                <w:szCs w:val="24"/>
              </w:rPr>
            </w:pPr>
            <w:r>
              <w:rPr>
                <w:sz w:val="24"/>
                <w:szCs w:val="24"/>
              </w:rPr>
              <w:t>b (f also accepted, but b is better)</w:t>
            </w:r>
          </w:p>
        </w:tc>
      </w:tr>
      <w:tr w:rsidR="00C550A2" w:rsidTr="000D5812">
        <w:trPr>
          <w:trHeight w:val="503"/>
        </w:trPr>
        <w:tc>
          <w:tcPr>
            <w:tcW w:w="3165" w:type="dxa"/>
          </w:tcPr>
          <w:p w:rsidR="00C550A2" w:rsidRDefault="00CD0184">
            <w:pPr>
              <w:pStyle w:val="normal0"/>
              <w:rPr>
                <w:sz w:val="24"/>
                <w:szCs w:val="24"/>
              </w:rPr>
            </w:pPr>
            <w:r>
              <w:rPr>
                <w:sz w:val="24"/>
                <w:szCs w:val="24"/>
              </w:rPr>
              <w:t>Face Recognition</w:t>
            </w:r>
          </w:p>
          <w:p w:rsidR="00C550A2" w:rsidRDefault="00C550A2">
            <w:pPr>
              <w:pStyle w:val="normal0"/>
              <w:ind w:left="720"/>
              <w:rPr>
                <w:sz w:val="24"/>
                <w:szCs w:val="24"/>
              </w:rPr>
            </w:pPr>
          </w:p>
        </w:tc>
        <w:tc>
          <w:tcPr>
            <w:tcW w:w="2235" w:type="dxa"/>
          </w:tcPr>
          <w:p w:rsidR="00C550A2" w:rsidRDefault="005372F0">
            <w:pPr>
              <w:pStyle w:val="normal0"/>
              <w:ind w:left="720"/>
              <w:rPr>
                <w:sz w:val="24"/>
                <w:szCs w:val="24"/>
              </w:rPr>
            </w:pPr>
            <w:r>
              <w:rPr>
                <w:sz w:val="24"/>
                <w:szCs w:val="24"/>
              </w:rPr>
              <w:t>f or e</w:t>
            </w:r>
          </w:p>
        </w:tc>
      </w:tr>
      <w:tr w:rsidR="00C550A2" w:rsidTr="000D5812">
        <w:trPr>
          <w:trHeight w:val="625"/>
        </w:trPr>
        <w:tc>
          <w:tcPr>
            <w:tcW w:w="3165" w:type="dxa"/>
          </w:tcPr>
          <w:p w:rsidR="00C550A2" w:rsidRDefault="00CD0184">
            <w:pPr>
              <w:pStyle w:val="normal0"/>
              <w:rPr>
                <w:sz w:val="24"/>
                <w:szCs w:val="24"/>
              </w:rPr>
            </w:pPr>
            <w:r>
              <w:rPr>
                <w:sz w:val="24"/>
                <w:szCs w:val="24"/>
              </w:rPr>
              <w:t xml:space="preserve">Malignant </w:t>
            </w:r>
            <w:proofErr w:type="spellStart"/>
            <w:r>
              <w:rPr>
                <w:sz w:val="24"/>
                <w:szCs w:val="24"/>
              </w:rPr>
              <w:t>vs</w:t>
            </w:r>
            <w:proofErr w:type="spellEnd"/>
            <w:r>
              <w:rPr>
                <w:sz w:val="24"/>
                <w:szCs w:val="24"/>
              </w:rPr>
              <w:t xml:space="preserve"> Benign Cancer</w:t>
            </w:r>
          </w:p>
        </w:tc>
        <w:tc>
          <w:tcPr>
            <w:tcW w:w="2235" w:type="dxa"/>
          </w:tcPr>
          <w:p w:rsidR="00C550A2" w:rsidRDefault="005372F0">
            <w:pPr>
              <w:pStyle w:val="normal0"/>
              <w:ind w:left="720"/>
              <w:rPr>
                <w:sz w:val="24"/>
                <w:szCs w:val="24"/>
              </w:rPr>
            </w:pPr>
            <w:r>
              <w:rPr>
                <w:sz w:val="24"/>
                <w:szCs w:val="24"/>
              </w:rPr>
              <w:t>f or e</w:t>
            </w:r>
          </w:p>
        </w:tc>
      </w:tr>
    </w:tbl>
    <w:p w:rsidR="00C550A2" w:rsidRDefault="00C550A2">
      <w:pPr>
        <w:pStyle w:val="Heading3"/>
        <w:spacing w:before="40" w:after="0"/>
        <w:ind w:right="72"/>
        <w:jc w:val="both"/>
        <w:rPr>
          <w:sz w:val="24"/>
          <w:szCs w:val="24"/>
        </w:rPr>
      </w:pPr>
      <w:bookmarkStart w:id="8" w:name="_qohwd48jvg7" w:colFirst="0" w:colLast="0"/>
      <w:bookmarkEnd w:id="8"/>
    </w:p>
    <w:p w:rsidR="00C550A2" w:rsidRDefault="00C550A2">
      <w:pPr>
        <w:pStyle w:val="normal0"/>
        <w:rPr>
          <w:sz w:val="24"/>
          <w:szCs w:val="24"/>
        </w:rPr>
      </w:pPr>
    </w:p>
    <w:p w:rsidR="00C550A2" w:rsidRDefault="00C550A2">
      <w:pPr>
        <w:pStyle w:val="normal0"/>
        <w:rPr>
          <w:sz w:val="24"/>
          <w:szCs w:val="24"/>
        </w:rPr>
      </w:pPr>
    </w:p>
    <w:p w:rsidR="00C550A2" w:rsidRDefault="00C550A2">
      <w:pPr>
        <w:pStyle w:val="normal0"/>
        <w:spacing w:before="240" w:after="240" w:line="360" w:lineRule="auto"/>
        <w:rPr>
          <w:b/>
          <w:sz w:val="24"/>
          <w:szCs w:val="24"/>
        </w:rPr>
      </w:pPr>
    </w:p>
    <w:p w:rsidR="00C550A2" w:rsidRDefault="00CD0184">
      <w:pPr>
        <w:pStyle w:val="normal0"/>
        <w:spacing w:before="240" w:after="240" w:line="360" w:lineRule="auto"/>
        <w:rPr>
          <w:b/>
          <w:sz w:val="24"/>
          <w:szCs w:val="24"/>
        </w:rPr>
      </w:pPr>
      <w:r>
        <w:rPr>
          <w:b/>
          <w:sz w:val="24"/>
          <w:szCs w:val="24"/>
        </w:rPr>
        <w:t xml:space="preserve">5. </w:t>
      </w:r>
      <w:r>
        <w:rPr>
          <w:sz w:val="24"/>
          <w:szCs w:val="24"/>
        </w:rPr>
        <w:t>Suppose you are developing a mobile application for your client. This mobile application will suggest songs based on facial expression. For example, if you are happy then it will show you the list of the songs accordingly. Is this a regression or classific</w:t>
      </w:r>
      <w:r>
        <w:rPr>
          <w:sz w:val="24"/>
          <w:szCs w:val="24"/>
        </w:rPr>
        <w:t xml:space="preserve">ation problem? Support your answer with valid reason. </w:t>
      </w:r>
      <w:r>
        <w:rPr>
          <w:b/>
          <w:sz w:val="24"/>
          <w:szCs w:val="24"/>
        </w:rPr>
        <w:t>[2 Points]</w:t>
      </w:r>
    </w:p>
    <w:p w:rsidR="00C550A2" w:rsidRPr="00770656" w:rsidRDefault="00CD0184">
      <w:pPr>
        <w:pStyle w:val="normal0"/>
        <w:spacing w:before="240" w:after="240" w:line="360" w:lineRule="auto"/>
        <w:rPr>
          <w:sz w:val="24"/>
          <w:szCs w:val="24"/>
          <w:highlight w:val="yellow"/>
        </w:rPr>
      </w:pPr>
      <w:r>
        <w:rPr>
          <w:sz w:val="24"/>
          <w:szCs w:val="24"/>
          <w:highlight w:val="yellow"/>
        </w:rPr>
        <w:t>Answer:</w:t>
      </w:r>
      <w:r w:rsidR="00770656">
        <w:rPr>
          <w:sz w:val="24"/>
          <w:szCs w:val="24"/>
        </w:rPr>
        <w:t xml:space="preserve"> </w:t>
      </w:r>
      <w:r>
        <w:rPr>
          <w:sz w:val="24"/>
          <w:szCs w:val="24"/>
        </w:rPr>
        <w:t>This is clearly a classification problem. In classification, the output will be the class membership. So In this case our output would be either happy or unhappy.</w:t>
      </w:r>
    </w:p>
    <w:p w:rsidR="00770656" w:rsidRDefault="00770656">
      <w:pPr>
        <w:pStyle w:val="normal0"/>
        <w:spacing w:before="240" w:after="240" w:line="360" w:lineRule="auto"/>
        <w:rPr>
          <w:sz w:val="24"/>
          <w:szCs w:val="24"/>
        </w:rPr>
      </w:pPr>
    </w:p>
    <w:p w:rsidR="00C550A2" w:rsidRDefault="00CD0184">
      <w:pPr>
        <w:pStyle w:val="normal0"/>
        <w:spacing w:before="240" w:after="240" w:line="360" w:lineRule="auto"/>
        <w:rPr>
          <w:sz w:val="24"/>
          <w:szCs w:val="24"/>
        </w:rPr>
      </w:pPr>
      <w:r>
        <w:rPr>
          <w:b/>
          <w:sz w:val="24"/>
          <w:szCs w:val="24"/>
        </w:rPr>
        <w:t>Question 5:</w:t>
      </w:r>
      <w:r>
        <w:rPr>
          <w:sz w:val="24"/>
          <w:szCs w:val="24"/>
        </w:rPr>
        <w:t xml:space="preserve"> </w:t>
      </w:r>
    </w:p>
    <w:tbl>
      <w:tblPr>
        <w:tblStyle w:val="af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340"/>
        <w:gridCol w:w="2340"/>
        <w:gridCol w:w="2340"/>
        <w:gridCol w:w="2340"/>
      </w:tblGrid>
      <w:tr w:rsidR="00C550A2">
        <w:tc>
          <w:tcPr>
            <w:tcW w:w="23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550A2" w:rsidRDefault="00CD0184">
            <w:pPr>
              <w:pStyle w:val="normal0"/>
              <w:spacing w:before="240"/>
              <w:rPr>
                <w:b/>
                <w:sz w:val="24"/>
                <w:szCs w:val="24"/>
              </w:rPr>
            </w:pPr>
            <w:proofErr w:type="spellStart"/>
            <w:r>
              <w:rPr>
                <w:b/>
                <w:sz w:val="24"/>
                <w:szCs w:val="24"/>
              </w:rPr>
              <w:t>stId</w:t>
            </w:r>
            <w:proofErr w:type="spellEnd"/>
          </w:p>
        </w:tc>
        <w:tc>
          <w:tcPr>
            <w:tcW w:w="2340" w:type="dxa"/>
            <w:tcBorders>
              <w:top w:val="single" w:sz="8"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rsidR="00C550A2" w:rsidRDefault="00CD0184">
            <w:pPr>
              <w:pStyle w:val="normal0"/>
              <w:spacing w:before="240"/>
              <w:rPr>
                <w:b/>
                <w:sz w:val="24"/>
                <w:szCs w:val="24"/>
              </w:rPr>
            </w:pPr>
            <w:proofErr w:type="spellStart"/>
            <w:r>
              <w:rPr>
                <w:b/>
                <w:sz w:val="24"/>
                <w:szCs w:val="24"/>
              </w:rPr>
              <w:t>stName</w:t>
            </w:r>
            <w:proofErr w:type="spellEnd"/>
          </w:p>
        </w:tc>
        <w:tc>
          <w:tcPr>
            <w:tcW w:w="2340" w:type="dxa"/>
            <w:tcBorders>
              <w:top w:val="single" w:sz="8"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rsidR="00C550A2" w:rsidRDefault="00CD0184">
            <w:pPr>
              <w:pStyle w:val="normal0"/>
              <w:spacing w:before="240"/>
              <w:rPr>
                <w:b/>
                <w:sz w:val="24"/>
                <w:szCs w:val="24"/>
              </w:rPr>
            </w:pPr>
            <w:proofErr w:type="spellStart"/>
            <w:r>
              <w:rPr>
                <w:b/>
                <w:sz w:val="24"/>
                <w:szCs w:val="24"/>
              </w:rPr>
              <w:t>prName</w:t>
            </w:r>
            <w:proofErr w:type="spellEnd"/>
          </w:p>
        </w:tc>
        <w:tc>
          <w:tcPr>
            <w:tcW w:w="2340" w:type="dxa"/>
            <w:tcBorders>
              <w:top w:val="single" w:sz="8"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rsidR="00C550A2" w:rsidRDefault="00CD0184">
            <w:pPr>
              <w:pStyle w:val="normal0"/>
              <w:spacing w:before="240"/>
              <w:rPr>
                <w:b/>
                <w:sz w:val="24"/>
                <w:szCs w:val="24"/>
              </w:rPr>
            </w:pPr>
            <w:proofErr w:type="spellStart"/>
            <w:r>
              <w:rPr>
                <w:b/>
                <w:sz w:val="24"/>
                <w:szCs w:val="24"/>
              </w:rPr>
              <w:t>Cgpa</w:t>
            </w:r>
            <w:proofErr w:type="spellEnd"/>
          </w:p>
        </w:tc>
      </w:tr>
      <w:tr w:rsidR="00C550A2">
        <w:tc>
          <w:tcPr>
            <w:tcW w:w="234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550A2" w:rsidRDefault="00CD0184">
            <w:pPr>
              <w:pStyle w:val="normal0"/>
              <w:spacing w:before="240"/>
              <w:rPr>
                <w:b/>
                <w:sz w:val="24"/>
                <w:szCs w:val="24"/>
              </w:rPr>
            </w:pPr>
            <w:r>
              <w:rPr>
                <w:b/>
                <w:sz w:val="24"/>
                <w:szCs w:val="24"/>
              </w:rPr>
              <w:t>S1020</w:t>
            </w:r>
          </w:p>
        </w:tc>
        <w:tc>
          <w:tcPr>
            <w:tcW w:w="234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550A2" w:rsidRDefault="00CD0184">
            <w:pPr>
              <w:pStyle w:val="normal0"/>
              <w:spacing w:before="240"/>
              <w:rPr>
                <w:b/>
                <w:sz w:val="24"/>
                <w:szCs w:val="24"/>
              </w:rPr>
            </w:pPr>
            <w:proofErr w:type="spellStart"/>
            <w:r>
              <w:rPr>
                <w:b/>
                <w:sz w:val="24"/>
                <w:szCs w:val="24"/>
              </w:rPr>
              <w:t>Sohail</w:t>
            </w:r>
            <w:proofErr w:type="spellEnd"/>
            <w:r>
              <w:rPr>
                <w:b/>
                <w:sz w:val="24"/>
                <w:szCs w:val="24"/>
              </w:rPr>
              <w:t xml:space="preserve"> Dar</w:t>
            </w:r>
          </w:p>
        </w:tc>
        <w:tc>
          <w:tcPr>
            <w:tcW w:w="234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550A2" w:rsidRDefault="00CD0184">
            <w:pPr>
              <w:pStyle w:val="normal0"/>
              <w:spacing w:before="240"/>
              <w:rPr>
                <w:b/>
                <w:sz w:val="24"/>
                <w:szCs w:val="24"/>
              </w:rPr>
            </w:pPr>
            <w:r>
              <w:rPr>
                <w:b/>
                <w:sz w:val="24"/>
                <w:szCs w:val="24"/>
              </w:rPr>
              <w:t>MSCS</w:t>
            </w:r>
          </w:p>
        </w:tc>
        <w:tc>
          <w:tcPr>
            <w:tcW w:w="234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550A2" w:rsidRDefault="00CD0184">
            <w:pPr>
              <w:pStyle w:val="normal0"/>
              <w:spacing w:before="240"/>
              <w:rPr>
                <w:b/>
                <w:sz w:val="24"/>
                <w:szCs w:val="24"/>
              </w:rPr>
            </w:pPr>
            <w:r>
              <w:rPr>
                <w:b/>
                <w:sz w:val="24"/>
                <w:szCs w:val="24"/>
              </w:rPr>
              <w:t>2.8</w:t>
            </w:r>
          </w:p>
        </w:tc>
      </w:tr>
      <w:tr w:rsidR="00C550A2">
        <w:tc>
          <w:tcPr>
            <w:tcW w:w="234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550A2" w:rsidRDefault="00CD0184">
            <w:pPr>
              <w:pStyle w:val="normal0"/>
              <w:spacing w:before="240"/>
              <w:rPr>
                <w:b/>
                <w:sz w:val="24"/>
                <w:szCs w:val="24"/>
              </w:rPr>
            </w:pPr>
            <w:r>
              <w:rPr>
                <w:b/>
                <w:sz w:val="24"/>
                <w:szCs w:val="24"/>
              </w:rPr>
              <w:t>S1038</w:t>
            </w:r>
          </w:p>
        </w:tc>
        <w:tc>
          <w:tcPr>
            <w:tcW w:w="234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550A2" w:rsidRDefault="00CD0184">
            <w:pPr>
              <w:pStyle w:val="normal0"/>
              <w:spacing w:before="240"/>
              <w:rPr>
                <w:b/>
                <w:sz w:val="24"/>
                <w:szCs w:val="24"/>
              </w:rPr>
            </w:pPr>
            <w:proofErr w:type="spellStart"/>
            <w:r>
              <w:rPr>
                <w:b/>
                <w:sz w:val="24"/>
                <w:szCs w:val="24"/>
              </w:rPr>
              <w:t>Shoaib</w:t>
            </w:r>
            <w:proofErr w:type="spellEnd"/>
            <w:r>
              <w:rPr>
                <w:b/>
                <w:sz w:val="24"/>
                <w:szCs w:val="24"/>
              </w:rPr>
              <w:t xml:space="preserve"> Ali</w:t>
            </w:r>
          </w:p>
        </w:tc>
        <w:tc>
          <w:tcPr>
            <w:tcW w:w="234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550A2" w:rsidRDefault="00CD0184">
            <w:pPr>
              <w:pStyle w:val="normal0"/>
              <w:spacing w:before="240"/>
              <w:rPr>
                <w:b/>
                <w:sz w:val="24"/>
                <w:szCs w:val="24"/>
              </w:rPr>
            </w:pPr>
            <w:r>
              <w:rPr>
                <w:b/>
                <w:sz w:val="24"/>
                <w:szCs w:val="24"/>
              </w:rPr>
              <w:t>BSCS</w:t>
            </w:r>
          </w:p>
        </w:tc>
        <w:tc>
          <w:tcPr>
            <w:tcW w:w="234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550A2" w:rsidRDefault="00CD0184">
            <w:pPr>
              <w:pStyle w:val="normal0"/>
              <w:spacing w:before="240"/>
              <w:rPr>
                <w:b/>
                <w:sz w:val="24"/>
                <w:szCs w:val="24"/>
              </w:rPr>
            </w:pPr>
            <w:r>
              <w:rPr>
                <w:b/>
                <w:sz w:val="24"/>
                <w:szCs w:val="24"/>
              </w:rPr>
              <w:t>2.78</w:t>
            </w:r>
          </w:p>
        </w:tc>
      </w:tr>
      <w:tr w:rsidR="00C550A2">
        <w:tc>
          <w:tcPr>
            <w:tcW w:w="234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550A2" w:rsidRDefault="00CD0184">
            <w:pPr>
              <w:pStyle w:val="normal0"/>
              <w:spacing w:before="240"/>
              <w:rPr>
                <w:b/>
                <w:sz w:val="24"/>
                <w:szCs w:val="24"/>
              </w:rPr>
            </w:pPr>
            <w:r>
              <w:rPr>
                <w:b/>
                <w:sz w:val="24"/>
                <w:szCs w:val="24"/>
              </w:rPr>
              <w:t>S1015</w:t>
            </w:r>
          </w:p>
        </w:tc>
        <w:tc>
          <w:tcPr>
            <w:tcW w:w="234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550A2" w:rsidRDefault="00CD0184">
            <w:pPr>
              <w:pStyle w:val="normal0"/>
              <w:spacing w:before="240"/>
              <w:rPr>
                <w:b/>
                <w:sz w:val="24"/>
                <w:szCs w:val="24"/>
              </w:rPr>
            </w:pPr>
            <w:proofErr w:type="spellStart"/>
            <w:r>
              <w:rPr>
                <w:b/>
                <w:sz w:val="24"/>
                <w:szCs w:val="24"/>
              </w:rPr>
              <w:t>Tahira</w:t>
            </w:r>
            <w:proofErr w:type="spellEnd"/>
            <w:r>
              <w:rPr>
                <w:b/>
                <w:sz w:val="24"/>
                <w:szCs w:val="24"/>
              </w:rPr>
              <w:t xml:space="preserve"> </w:t>
            </w:r>
            <w:proofErr w:type="spellStart"/>
            <w:r>
              <w:rPr>
                <w:b/>
                <w:sz w:val="24"/>
                <w:szCs w:val="24"/>
              </w:rPr>
              <w:t>Ejaz</w:t>
            </w:r>
            <w:proofErr w:type="spellEnd"/>
          </w:p>
        </w:tc>
        <w:tc>
          <w:tcPr>
            <w:tcW w:w="234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550A2" w:rsidRDefault="00CD0184">
            <w:pPr>
              <w:pStyle w:val="normal0"/>
              <w:spacing w:before="240"/>
              <w:rPr>
                <w:b/>
                <w:sz w:val="24"/>
                <w:szCs w:val="24"/>
              </w:rPr>
            </w:pPr>
            <w:r>
              <w:rPr>
                <w:b/>
                <w:sz w:val="24"/>
                <w:szCs w:val="24"/>
              </w:rPr>
              <w:t>MSCS</w:t>
            </w:r>
          </w:p>
        </w:tc>
        <w:tc>
          <w:tcPr>
            <w:tcW w:w="234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550A2" w:rsidRDefault="00CD0184">
            <w:pPr>
              <w:pStyle w:val="normal0"/>
              <w:spacing w:before="240"/>
              <w:rPr>
                <w:b/>
                <w:sz w:val="24"/>
                <w:szCs w:val="24"/>
              </w:rPr>
            </w:pPr>
            <w:r>
              <w:rPr>
                <w:b/>
                <w:sz w:val="24"/>
                <w:szCs w:val="24"/>
              </w:rPr>
              <w:t>3.2</w:t>
            </w:r>
          </w:p>
        </w:tc>
      </w:tr>
      <w:tr w:rsidR="00C550A2">
        <w:tc>
          <w:tcPr>
            <w:tcW w:w="234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550A2" w:rsidRDefault="00CD0184">
            <w:pPr>
              <w:pStyle w:val="normal0"/>
              <w:spacing w:before="240"/>
              <w:rPr>
                <w:b/>
                <w:sz w:val="24"/>
                <w:szCs w:val="24"/>
              </w:rPr>
            </w:pPr>
            <w:r>
              <w:rPr>
                <w:b/>
                <w:sz w:val="24"/>
                <w:szCs w:val="24"/>
              </w:rPr>
              <w:t>S1034</w:t>
            </w:r>
          </w:p>
        </w:tc>
        <w:tc>
          <w:tcPr>
            <w:tcW w:w="234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550A2" w:rsidRDefault="00CD0184">
            <w:pPr>
              <w:pStyle w:val="normal0"/>
              <w:spacing w:before="240"/>
              <w:rPr>
                <w:b/>
                <w:sz w:val="24"/>
                <w:szCs w:val="24"/>
              </w:rPr>
            </w:pPr>
            <w:proofErr w:type="spellStart"/>
            <w:r>
              <w:rPr>
                <w:b/>
                <w:sz w:val="24"/>
                <w:szCs w:val="24"/>
              </w:rPr>
              <w:t>Sadia</w:t>
            </w:r>
            <w:proofErr w:type="spellEnd"/>
            <w:r>
              <w:rPr>
                <w:b/>
                <w:sz w:val="24"/>
                <w:szCs w:val="24"/>
              </w:rPr>
              <w:t xml:space="preserve"> Zia</w:t>
            </w:r>
          </w:p>
        </w:tc>
        <w:tc>
          <w:tcPr>
            <w:tcW w:w="234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550A2" w:rsidRDefault="00CD0184">
            <w:pPr>
              <w:pStyle w:val="normal0"/>
              <w:spacing w:before="240"/>
              <w:rPr>
                <w:b/>
                <w:sz w:val="24"/>
                <w:szCs w:val="24"/>
              </w:rPr>
            </w:pPr>
            <w:r>
              <w:rPr>
                <w:b/>
                <w:sz w:val="24"/>
                <w:szCs w:val="24"/>
              </w:rPr>
              <w:t>BSDS</w:t>
            </w:r>
          </w:p>
        </w:tc>
        <w:tc>
          <w:tcPr>
            <w:tcW w:w="234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550A2" w:rsidRDefault="00C550A2">
            <w:pPr>
              <w:pStyle w:val="normal0"/>
              <w:rPr>
                <w:b/>
                <w:sz w:val="24"/>
                <w:szCs w:val="24"/>
              </w:rPr>
            </w:pPr>
          </w:p>
          <w:p w:rsidR="00C550A2" w:rsidRDefault="00CD0184">
            <w:pPr>
              <w:pStyle w:val="normal0"/>
              <w:rPr>
                <w:b/>
                <w:sz w:val="24"/>
                <w:szCs w:val="24"/>
              </w:rPr>
            </w:pPr>
            <w:r>
              <w:rPr>
                <w:b/>
                <w:sz w:val="24"/>
                <w:szCs w:val="24"/>
              </w:rPr>
              <w:t>3.3</w:t>
            </w:r>
          </w:p>
        </w:tc>
      </w:tr>
      <w:tr w:rsidR="00C550A2">
        <w:tc>
          <w:tcPr>
            <w:tcW w:w="234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550A2" w:rsidRDefault="00CD0184">
            <w:pPr>
              <w:pStyle w:val="normal0"/>
              <w:spacing w:before="240"/>
              <w:rPr>
                <w:b/>
                <w:sz w:val="24"/>
                <w:szCs w:val="24"/>
              </w:rPr>
            </w:pPr>
            <w:r>
              <w:rPr>
                <w:b/>
                <w:sz w:val="24"/>
                <w:szCs w:val="24"/>
              </w:rPr>
              <w:t>S1018</w:t>
            </w:r>
          </w:p>
        </w:tc>
        <w:tc>
          <w:tcPr>
            <w:tcW w:w="234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550A2" w:rsidRDefault="00CD0184">
            <w:pPr>
              <w:pStyle w:val="normal0"/>
              <w:spacing w:before="240"/>
              <w:rPr>
                <w:b/>
                <w:sz w:val="24"/>
                <w:szCs w:val="24"/>
              </w:rPr>
            </w:pPr>
            <w:proofErr w:type="spellStart"/>
            <w:r>
              <w:rPr>
                <w:b/>
                <w:sz w:val="24"/>
                <w:szCs w:val="24"/>
              </w:rPr>
              <w:t>Arif</w:t>
            </w:r>
            <w:proofErr w:type="spellEnd"/>
            <w:r>
              <w:rPr>
                <w:b/>
                <w:sz w:val="24"/>
                <w:szCs w:val="24"/>
              </w:rPr>
              <w:t xml:space="preserve"> Zia</w:t>
            </w:r>
          </w:p>
        </w:tc>
        <w:tc>
          <w:tcPr>
            <w:tcW w:w="234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550A2" w:rsidRDefault="00CD0184">
            <w:pPr>
              <w:pStyle w:val="normal0"/>
              <w:spacing w:before="240"/>
              <w:rPr>
                <w:b/>
                <w:sz w:val="24"/>
                <w:szCs w:val="24"/>
              </w:rPr>
            </w:pPr>
            <w:r>
              <w:rPr>
                <w:b/>
                <w:sz w:val="24"/>
                <w:szCs w:val="24"/>
              </w:rPr>
              <w:t>BSDS</w:t>
            </w:r>
          </w:p>
        </w:tc>
        <w:tc>
          <w:tcPr>
            <w:tcW w:w="234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550A2" w:rsidRDefault="00CD0184">
            <w:pPr>
              <w:pStyle w:val="normal0"/>
              <w:spacing w:before="240"/>
              <w:rPr>
                <w:b/>
                <w:sz w:val="24"/>
                <w:szCs w:val="24"/>
              </w:rPr>
            </w:pPr>
            <w:r>
              <w:rPr>
                <w:b/>
                <w:sz w:val="24"/>
                <w:szCs w:val="24"/>
              </w:rPr>
              <w:t>3.0</w:t>
            </w:r>
          </w:p>
        </w:tc>
      </w:tr>
    </w:tbl>
    <w:p w:rsidR="00C550A2" w:rsidRDefault="00C550A2">
      <w:pPr>
        <w:pStyle w:val="normal0"/>
        <w:spacing w:before="240" w:after="240"/>
        <w:rPr>
          <w:sz w:val="24"/>
          <w:szCs w:val="24"/>
        </w:rPr>
      </w:pPr>
    </w:p>
    <w:p w:rsidR="00C550A2" w:rsidRDefault="00CD0184">
      <w:pPr>
        <w:pStyle w:val="normal0"/>
        <w:spacing w:before="240"/>
        <w:rPr>
          <w:b/>
          <w:sz w:val="24"/>
          <w:szCs w:val="24"/>
        </w:rPr>
      </w:pPr>
      <w:r>
        <w:rPr>
          <w:sz w:val="24"/>
          <w:szCs w:val="24"/>
        </w:rPr>
        <w:t>1. (</w:t>
      </w:r>
      <w:proofErr w:type="gramStart"/>
      <w:r>
        <w:rPr>
          <w:sz w:val="24"/>
          <w:szCs w:val="24"/>
        </w:rPr>
        <w:t>a</w:t>
      </w:r>
      <w:proofErr w:type="gramEnd"/>
      <w:r>
        <w:rPr>
          <w:sz w:val="24"/>
          <w:szCs w:val="24"/>
        </w:rPr>
        <w:t>)</w:t>
      </w:r>
      <w:r>
        <w:rPr>
          <w:b/>
          <w:sz w:val="24"/>
          <w:szCs w:val="24"/>
        </w:rPr>
        <w:t xml:space="preserve"> </w:t>
      </w:r>
      <w:r>
        <w:rPr>
          <w:sz w:val="24"/>
          <w:szCs w:val="24"/>
        </w:rPr>
        <w:t xml:space="preserve">Write a query that gives you the complete data about students. </w:t>
      </w:r>
      <w:r>
        <w:rPr>
          <w:b/>
          <w:sz w:val="24"/>
          <w:szCs w:val="24"/>
        </w:rPr>
        <w:t>[2 Points]</w:t>
      </w:r>
    </w:p>
    <w:p w:rsidR="00C550A2" w:rsidRDefault="00C550A2">
      <w:pPr>
        <w:pStyle w:val="normal0"/>
        <w:spacing w:before="240"/>
        <w:rPr>
          <w:sz w:val="24"/>
          <w:szCs w:val="24"/>
          <w:highlight w:val="yellow"/>
        </w:rPr>
      </w:pPr>
    </w:p>
    <w:p w:rsidR="00C550A2" w:rsidRDefault="00CD0184">
      <w:pPr>
        <w:pStyle w:val="normal0"/>
        <w:spacing w:before="240"/>
        <w:rPr>
          <w:sz w:val="24"/>
          <w:szCs w:val="24"/>
        </w:rPr>
      </w:pPr>
      <w:r>
        <w:rPr>
          <w:sz w:val="24"/>
          <w:szCs w:val="24"/>
          <w:highlight w:val="yellow"/>
        </w:rPr>
        <w:t>Answer:</w:t>
      </w:r>
    </w:p>
    <w:p w:rsidR="00C550A2" w:rsidRDefault="00CD0184">
      <w:pPr>
        <w:pStyle w:val="normal0"/>
        <w:spacing w:before="240"/>
        <w:rPr>
          <w:sz w:val="24"/>
          <w:szCs w:val="24"/>
        </w:rPr>
      </w:pPr>
      <w:proofErr w:type="gramStart"/>
      <w:ins w:id="9" w:author="Razi Uddin" w:date="2021-02-19T08:52:00Z">
        <w:r>
          <w:rPr>
            <w:sz w:val="24"/>
            <w:szCs w:val="24"/>
          </w:rPr>
          <w:t>select</w:t>
        </w:r>
        <w:proofErr w:type="gramEnd"/>
        <w:r>
          <w:rPr>
            <w:sz w:val="24"/>
            <w:szCs w:val="24"/>
          </w:rPr>
          <w:t xml:space="preserve"> * from student</w:t>
        </w:r>
      </w:ins>
    </w:p>
    <w:p w:rsidR="00C550A2" w:rsidRDefault="00C550A2">
      <w:pPr>
        <w:pStyle w:val="normal0"/>
        <w:spacing w:before="240"/>
        <w:rPr>
          <w:sz w:val="24"/>
          <w:szCs w:val="24"/>
        </w:rPr>
      </w:pPr>
    </w:p>
    <w:p w:rsidR="00C550A2" w:rsidRDefault="00C550A2">
      <w:pPr>
        <w:pStyle w:val="normal0"/>
        <w:spacing w:before="240"/>
        <w:rPr>
          <w:sz w:val="24"/>
          <w:szCs w:val="24"/>
        </w:rPr>
      </w:pPr>
    </w:p>
    <w:p w:rsidR="00C550A2" w:rsidRDefault="00C550A2">
      <w:pPr>
        <w:pStyle w:val="normal0"/>
        <w:spacing w:before="240"/>
        <w:rPr>
          <w:sz w:val="24"/>
          <w:szCs w:val="24"/>
        </w:rPr>
      </w:pPr>
    </w:p>
    <w:p w:rsidR="00C550A2" w:rsidRDefault="00CD0184">
      <w:pPr>
        <w:pStyle w:val="normal0"/>
        <w:spacing w:before="240" w:after="240" w:line="360" w:lineRule="auto"/>
        <w:rPr>
          <w:b/>
          <w:sz w:val="24"/>
          <w:szCs w:val="24"/>
        </w:rPr>
      </w:pPr>
      <w:r>
        <w:rPr>
          <w:b/>
          <w:sz w:val="24"/>
          <w:szCs w:val="24"/>
        </w:rPr>
        <w:t xml:space="preserve">  </w:t>
      </w:r>
      <w:r>
        <w:rPr>
          <w:sz w:val="24"/>
          <w:szCs w:val="24"/>
        </w:rPr>
        <w:t xml:space="preserve">  (b) Write a query that gives you the name of the students with the MSCS. </w:t>
      </w:r>
      <w:r>
        <w:rPr>
          <w:b/>
          <w:sz w:val="24"/>
          <w:szCs w:val="24"/>
        </w:rPr>
        <w:t>[2 Points]</w:t>
      </w:r>
    </w:p>
    <w:p w:rsidR="00C550A2" w:rsidRDefault="00CD0184">
      <w:pPr>
        <w:pStyle w:val="normal0"/>
        <w:spacing w:before="240" w:after="240" w:line="360" w:lineRule="auto"/>
        <w:rPr>
          <w:sz w:val="24"/>
          <w:szCs w:val="24"/>
          <w:highlight w:val="yellow"/>
        </w:rPr>
      </w:pPr>
      <w:r>
        <w:rPr>
          <w:sz w:val="24"/>
          <w:szCs w:val="24"/>
        </w:rPr>
        <w:t xml:space="preserve"> </w:t>
      </w:r>
      <w:r>
        <w:rPr>
          <w:sz w:val="24"/>
          <w:szCs w:val="24"/>
          <w:highlight w:val="yellow"/>
        </w:rPr>
        <w:t>Answer:</w:t>
      </w:r>
    </w:p>
    <w:p w:rsidR="00C550A2" w:rsidRPr="00546450" w:rsidRDefault="00CD0184">
      <w:pPr>
        <w:pStyle w:val="normal0"/>
        <w:spacing w:before="240" w:after="240" w:line="360" w:lineRule="auto"/>
        <w:rPr>
          <w:color w:val="FF0000"/>
          <w:sz w:val="24"/>
          <w:szCs w:val="24"/>
        </w:rPr>
      </w:pPr>
      <w:proofErr w:type="gramStart"/>
      <w:r w:rsidRPr="00546450">
        <w:rPr>
          <w:color w:val="FF0000"/>
          <w:sz w:val="24"/>
          <w:szCs w:val="24"/>
        </w:rPr>
        <w:t>s</w:t>
      </w:r>
      <w:ins w:id="10" w:author="Razi Uddin" w:date="2021-02-19T08:52:00Z">
        <w:r w:rsidRPr="00546450">
          <w:rPr>
            <w:color w:val="FF0000"/>
            <w:sz w:val="24"/>
            <w:szCs w:val="24"/>
          </w:rPr>
          <w:t>elect</w:t>
        </w:r>
        <w:proofErr w:type="gramEnd"/>
        <w:r w:rsidRPr="00546450">
          <w:rPr>
            <w:color w:val="FF0000"/>
            <w:sz w:val="24"/>
            <w:szCs w:val="24"/>
          </w:rPr>
          <w:t xml:space="preserve"> </w:t>
        </w:r>
        <w:proofErr w:type="spellStart"/>
        <w:r w:rsidRPr="00546450">
          <w:rPr>
            <w:color w:val="FF0000"/>
            <w:sz w:val="24"/>
            <w:szCs w:val="24"/>
          </w:rPr>
          <w:t>stName</w:t>
        </w:r>
        <w:proofErr w:type="spellEnd"/>
        <w:r w:rsidRPr="00546450">
          <w:rPr>
            <w:color w:val="FF0000"/>
            <w:sz w:val="24"/>
            <w:szCs w:val="24"/>
          </w:rPr>
          <w:t xml:space="preserve"> from student </w:t>
        </w:r>
        <w:r w:rsidR="00C550A2" w:rsidRPr="00546450">
          <w:rPr>
            <w:color w:val="FF0000"/>
            <w:sz w:val="24"/>
            <w:szCs w:val="24"/>
          </w:rPr>
          <w:t xml:space="preserve">where </w:t>
        </w:r>
        <w:proofErr w:type="spellStart"/>
        <w:r w:rsidR="00C550A2" w:rsidRPr="00546450">
          <w:rPr>
            <w:color w:val="FF0000"/>
            <w:sz w:val="24"/>
            <w:szCs w:val="24"/>
          </w:rPr>
          <w:t>prName</w:t>
        </w:r>
        <w:proofErr w:type="spellEnd"/>
        <w:r w:rsidR="00C550A2" w:rsidRPr="00546450">
          <w:rPr>
            <w:color w:val="FF0000"/>
            <w:sz w:val="24"/>
            <w:szCs w:val="24"/>
          </w:rPr>
          <w:t>=’MSCS’</w:t>
        </w:r>
      </w:ins>
    </w:p>
    <w:p w:rsidR="00C550A2" w:rsidRDefault="00C550A2">
      <w:pPr>
        <w:pStyle w:val="normal0"/>
        <w:spacing w:before="240" w:after="240" w:line="360" w:lineRule="auto"/>
        <w:rPr>
          <w:sz w:val="24"/>
          <w:szCs w:val="24"/>
        </w:rPr>
      </w:pPr>
    </w:p>
    <w:p w:rsidR="00C550A2" w:rsidRDefault="00C550A2">
      <w:pPr>
        <w:pStyle w:val="normal0"/>
        <w:spacing w:before="240" w:after="240" w:line="360" w:lineRule="auto"/>
        <w:rPr>
          <w:sz w:val="24"/>
          <w:szCs w:val="24"/>
        </w:rPr>
      </w:pPr>
    </w:p>
    <w:p w:rsidR="00C550A2" w:rsidRDefault="00CD0184">
      <w:pPr>
        <w:pStyle w:val="normal0"/>
        <w:spacing w:before="240"/>
        <w:rPr>
          <w:sz w:val="24"/>
          <w:szCs w:val="24"/>
        </w:rPr>
      </w:pPr>
      <w:r>
        <w:rPr>
          <w:sz w:val="24"/>
          <w:szCs w:val="24"/>
        </w:rPr>
        <w:t xml:space="preserve">. </w:t>
      </w:r>
    </w:p>
    <w:p w:rsidR="00C550A2" w:rsidRDefault="00CD0184">
      <w:pPr>
        <w:pStyle w:val="normal0"/>
        <w:spacing w:before="240"/>
        <w:jc w:val="center"/>
        <w:rPr>
          <w:b/>
          <w:sz w:val="24"/>
          <w:szCs w:val="24"/>
        </w:rPr>
      </w:pPr>
      <w:r>
        <w:rPr>
          <w:b/>
          <w:noProof/>
          <w:sz w:val="24"/>
          <w:szCs w:val="24"/>
          <w:lang w:val="en-US"/>
        </w:rPr>
        <w:drawing>
          <wp:inline distT="114300" distB="114300" distL="114300" distR="114300">
            <wp:extent cx="2085975" cy="1533525"/>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cstate="print"/>
                    <a:srcRect/>
                    <a:stretch>
                      <a:fillRect/>
                    </a:stretch>
                  </pic:blipFill>
                  <pic:spPr>
                    <a:xfrm>
                      <a:off x="0" y="0"/>
                      <a:ext cx="2085975" cy="1533525"/>
                    </a:xfrm>
                    <a:prstGeom prst="rect">
                      <a:avLst/>
                    </a:prstGeom>
                    <a:ln/>
                  </pic:spPr>
                </pic:pic>
              </a:graphicData>
            </a:graphic>
          </wp:inline>
        </w:drawing>
      </w:r>
      <w:r>
        <w:rPr>
          <w:sz w:val="24"/>
          <w:szCs w:val="24"/>
        </w:rPr>
        <w:t>.</w:t>
      </w:r>
      <w:r>
        <w:rPr>
          <w:b/>
          <w:sz w:val="24"/>
          <w:szCs w:val="24"/>
        </w:rPr>
        <w:t xml:space="preserve"> </w:t>
      </w:r>
    </w:p>
    <w:p w:rsidR="00C550A2" w:rsidRDefault="00CD0184">
      <w:pPr>
        <w:pStyle w:val="normal0"/>
        <w:spacing w:before="240"/>
        <w:rPr>
          <w:b/>
          <w:sz w:val="24"/>
          <w:szCs w:val="24"/>
        </w:rPr>
      </w:pPr>
      <w:r>
        <w:rPr>
          <w:sz w:val="24"/>
          <w:szCs w:val="24"/>
        </w:rPr>
        <w:t>2. What will be the effect of the query</w:t>
      </w:r>
      <w:r>
        <w:rPr>
          <w:b/>
          <w:sz w:val="24"/>
          <w:szCs w:val="24"/>
        </w:rPr>
        <w:t xml:space="preserve"> </w:t>
      </w:r>
      <w:proofErr w:type="gramStart"/>
      <w:r>
        <w:rPr>
          <w:b/>
          <w:sz w:val="24"/>
          <w:szCs w:val="24"/>
        </w:rPr>
        <w:t>( update</w:t>
      </w:r>
      <w:proofErr w:type="gramEnd"/>
      <w:r>
        <w:rPr>
          <w:b/>
          <w:sz w:val="24"/>
          <w:szCs w:val="24"/>
        </w:rPr>
        <w:t xml:space="preserve">   COURSES  set Unit = 6 ) </w:t>
      </w:r>
      <w:r>
        <w:rPr>
          <w:sz w:val="24"/>
          <w:szCs w:val="24"/>
        </w:rPr>
        <w:t xml:space="preserve">on the table given above. </w:t>
      </w:r>
      <w:r>
        <w:rPr>
          <w:b/>
          <w:sz w:val="24"/>
          <w:szCs w:val="24"/>
        </w:rPr>
        <w:t>[2 Points]</w:t>
      </w:r>
    </w:p>
    <w:p w:rsidR="00C550A2" w:rsidRDefault="00CD0184">
      <w:pPr>
        <w:pStyle w:val="normal0"/>
        <w:spacing w:before="240" w:after="240" w:line="360" w:lineRule="auto"/>
        <w:rPr>
          <w:b/>
          <w:sz w:val="24"/>
          <w:szCs w:val="24"/>
        </w:rPr>
      </w:pPr>
      <w:r>
        <w:rPr>
          <w:b/>
          <w:sz w:val="24"/>
          <w:szCs w:val="24"/>
        </w:rPr>
        <w:t xml:space="preserve"> </w:t>
      </w:r>
    </w:p>
    <w:p w:rsidR="00C550A2" w:rsidRDefault="00CD0184">
      <w:pPr>
        <w:pStyle w:val="normal0"/>
        <w:spacing w:before="240" w:after="240" w:line="360" w:lineRule="auto"/>
        <w:rPr>
          <w:sz w:val="24"/>
          <w:szCs w:val="24"/>
        </w:rPr>
      </w:pPr>
      <w:r>
        <w:rPr>
          <w:b/>
          <w:sz w:val="24"/>
          <w:szCs w:val="24"/>
        </w:rPr>
        <w:t xml:space="preserve"> </w:t>
      </w:r>
    </w:p>
    <w:tbl>
      <w:tblPr>
        <w:tblStyle w:val="afb"/>
        <w:tblW w:w="5220" w:type="dxa"/>
        <w:tblInd w:w="23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740"/>
        <w:gridCol w:w="2250"/>
        <w:gridCol w:w="1230"/>
      </w:tblGrid>
      <w:tr w:rsidR="00C550A2">
        <w:tc>
          <w:tcPr>
            <w:tcW w:w="1740" w:type="dxa"/>
            <w:shd w:val="clear" w:color="auto" w:fill="auto"/>
            <w:tcMar>
              <w:top w:w="100" w:type="dxa"/>
              <w:left w:w="100" w:type="dxa"/>
              <w:bottom w:w="100" w:type="dxa"/>
              <w:right w:w="100" w:type="dxa"/>
            </w:tcMar>
          </w:tcPr>
          <w:p w:rsidR="00C550A2" w:rsidRPr="00C550A2" w:rsidRDefault="00C550A2">
            <w:pPr>
              <w:pStyle w:val="normal0"/>
              <w:keepNext/>
              <w:keepLines/>
              <w:widowControl w:val="0"/>
              <w:spacing w:before="200" w:line="240" w:lineRule="auto"/>
              <w:outlineLvl w:val="8"/>
              <w:rPr>
                <w:b/>
                <w:sz w:val="24"/>
                <w:szCs w:val="24"/>
                <w:rPrChange w:id="11" w:author="Razi Uddin" w:date="2021-02-19T08:48:00Z">
                  <w:rPr>
                    <w:rFonts w:asciiTheme="majorHAnsi" w:eastAsiaTheme="majorEastAsia" w:hAnsiTheme="majorHAnsi" w:cstheme="majorBidi"/>
                    <w:i/>
                    <w:iCs/>
                    <w:color w:val="404040" w:themeColor="text1" w:themeTint="BF"/>
                    <w:sz w:val="24"/>
                    <w:szCs w:val="24"/>
                  </w:rPr>
                </w:rPrChange>
              </w:rPr>
            </w:pPr>
            <w:r w:rsidRPr="00C550A2">
              <w:rPr>
                <w:b/>
                <w:sz w:val="24"/>
                <w:szCs w:val="24"/>
                <w:rPrChange w:id="12" w:author="Razi Uddin" w:date="2021-02-19T08:48:00Z">
                  <w:rPr>
                    <w:sz w:val="24"/>
                    <w:szCs w:val="24"/>
                  </w:rPr>
                </w:rPrChange>
              </w:rPr>
              <w:t>No</w:t>
            </w:r>
          </w:p>
        </w:tc>
        <w:tc>
          <w:tcPr>
            <w:tcW w:w="2250" w:type="dxa"/>
            <w:shd w:val="clear" w:color="auto" w:fill="auto"/>
            <w:tcMar>
              <w:top w:w="100" w:type="dxa"/>
              <w:left w:w="100" w:type="dxa"/>
              <w:bottom w:w="100" w:type="dxa"/>
              <w:right w:w="100" w:type="dxa"/>
            </w:tcMar>
          </w:tcPr>
          <w:p w:rsidR="00C550A2" w:rsidRPr="00C550A2" w:rsidRDefault="00C550A2">
            <w:pPr>
              <w:pStyle w:val="normal0"/>
              <w:keepNext/>
              <w:keepLines/>
              <w:widowControl w:val="0"/>
              <w:spacing w:before="200" w:line="240" w:lineRule="auto"/>
              <w:outlineLvl w:val="8"/>
              <w:rPr>
                <w:b/>
                <w:sz w:val="24"/>
                <w:szCs w:val="24"/>
                <w:rPrChange w:id="13" w:author="Razi Uddin" w:date="2021-02-19T08:48:00Z">
                  <w:rPr>
                    <w:rFonts w:asciiTheme="majorHAnsi" w:eastAsiaTheme="majorEastAsia" w:hAnsiTheme="majorHAnsi" w:cstheme="majorBidi"/>
                    <w:i/>
                    <w:iCs/>
                    <w:color w:val="404040" w:themeColor="text1" w:themeTint="BF"/>
                    <w:sz w:val="24"/>
                    <w:szCs w:val="24"/>
                  </w:rPr>
                </w:rPrChange>
              </w:rPr>
            </w:pPr>
            <w:r w:rsidRPr="00C550A2">
              <w:rPr>
                <w:b/>
                <w:sz w:val="24"/>
                <w:szCs w:val="24"/>
                <w:rPrChange w:id="14" w:author="Razi Uddin" w:date="2021-02-19T08:48:00Z">
                  <w:rPr>
                    <w:sz w:val="24"/>
                    <w:szCs w:val="24"/>
                  </w:rPr>
                </w:rPrChange>
              </w:rPr>
              <w:t>Course-Name</w:t>
            </w:r>
          </w:p>
        </w:tc>
        <w:tc>
          <w:tcPr>
            <w:tcW w:w="1230" w:type="dxa"/>
            <w:shd w:val="clear" w:color="auto" w:fill="auto"/>
            <w:tcMar>
              <w:top w:w="100" w:type="dxa"/>
              <w:left w:w="100" w:type="dxa"/>
              <w:bottom w:w="100" w:type="dxa"/>
              <w:right w:w="100" w:type="dxa"/>
            </w:tcMar>
          </w:tcPr>
          <w:p w:rsidR="00C550A2" w:rsidRPr="00C550A2" w:rsidRDefault="00C550A2">
            <w:pPr>
              <w:pStyle w:val="normal0"/>
              <w:keepNext/>
              <w:keepLines/>
              <w:widowControl w:val="0"/>
              <w:spacing w:before="200" w:line="240" w:lineRule="auto"/>
              <w:outlineLvl w:val="8"/>
              <w:rPr>
                <w:b/>
                <w:sz w:val="24"/>
                <w:szCs w:val="24"/>
                <w:rPrChange w:id="15" w:author="Razi Uddin" w:date="2021-02-19T08:48:00Z">
                  <w:rPr>
                    <w:rFonts w:asciiTheme="majorHAnsi" w:eastAsiaTheme="majorEastAsia" w:hAnsiTheme="majorHAnsi" w:cstheme="majorBidi"/>
                    <w:i/>
                    <w:iCs/>
                    <w:color w:val="404040" w:themeColor="text1" w:themeTint="BF"/>
                    <w:sz w:val="24"/>
                    <w:szCs w:val="24"/>
                  </w:rPr>
                </w:rPrChange>
              </w:rPr>
            </w:pPr>
            <w:r w:rsidRPr="00C550A2">
              <w:rPr>
                <w:b/>
                <w:sz w:val="24"/>
                <w:szCs w:val="24"/>
                <w:rPrChange w:id="16" w:author="Razi Uddin" w:date="2021-02-19T08:48:00Z">
                  <w:rPr>
                    <w:sz w:val="24"/>
                    <w:szCs w:val="24"/>
                  </w:rPr>
                </w:rPrChange>
              </w:rPr>
              <w:t>Unit</w:t>
            </w:r>
          </w:p>
        </w:tc>
      </w:tr>
      <w:tr w:rsidR="00C550A2">
        <w:tc>
          <w:tcPr>
            <w:tcW w:w="1740" w:type="dxa"/>
            <w:shd w:val="clear" w:color="auto" w:fill="auto"/>
            <w:tcMar>
              <w:top w:w="100" w:type="dxa"/>
              <w:left w:w="100" w:type="dxa"/>
              <w:bottom w:w="100" w:type="dxa"/>
              <w:right w:w="100" w:type="dxa"/>
            </w:tcMar>
          </w:tcPr>
          <w:p w:rsidR="00C550A2" w:rsidRDefault="00CD0184">
            <w:pPr>
              <w:pStyle w:val="normal0"/>
              <w:widowControl w:val="0"/>
              <w:spacing w:line="240" w:lineRule="auto"/>
              <w:rPr>
                <w:sz w:val="24"/>
                <w:szCs w:val="24"/>
              </w:rPr>
            </w:pPr>
            <w:r>
              <w:rPr>
                <w:sz w:val="24"/>
                <w:szCs w:val="24"/>
              </w:rPr>
              <w:t>CIS15</w:t>
            </w:r>
          </w:p>
        </w:tc>
        <w:tc>
          <w:tcPr>
            <w:tcW w:w="2250" w:type="dxa"/>
            <w:shd w:val="clear" w:color="auto" w:fill="auto"/>
            <w:tcMar>
              <w:top w:w="100" w:type="dxa"/>
              <w:left w:w="100" w:type="dxa"/>
              <w:bottom w:w="100" w:type="dxa"/>
              <w:right w:w="100" w:type="dxa"/>
            </w:tcMar>
          </w:tcPr>
          <w:p w:rsidR="00C550A2" w:rsidRDefault="00CD0184">
            <w:pPr>
              <w:pStyle w:val="normal0"/>
              <w:widowControl w:val="0"/>
              <w:spacing w:line="240" w:lineRule="auto"/>
              <w:rPr>
                <w:sz w:val="24"/>
                <w:szCs w:val="24"/>
              </w:rPr>
            </w:pPr>
            <w:r>
              <w:rPr>
                <w:sz w:val="24"/>
                <w:szCs w:val="24"/>
              </w:rPr>
              <w:t>Intro to C</w:t>
            </w:r>
          </w:p>
        </w:tc>
        <w:tc>
          <w:tcPr>
            <w:tcW w:w="1230" w:type="dxa"/>
            <w:shd w:val="clear" w:color="auto" w:fill="auto"/>
            <w:tcMar>
              <w:top w:w="100" w:type="dxa"/>
              <w:left w:w="100" w:type="dxa"/>
              <w:bottom w:w="100" w:type="dxa"/>
              <w:right w:w="100" w:type="dxa"/>
            </w:tcMar>
          </w:tcPr>
          <w:p w:rsidR="00C550A2" w:rsidRPr="00C550A2" w:rsidRDefault="00C550A2">
            <w:pPr>
              <w:pStyle w:val="normal0"/>
              <w:keepNext/>
              <w:keepLines/>
              <w:widowControl w:val="0"/>
              <w:spacing w:before="200" w:line="240" w:lineRule="auto"/>
              <w:outlineLvl w:val="8"/>
              <w:rPr>
                <w:b/>
                <w:color w:val="FF0000"/>
                <w:sz w:val="24"/>
                <w:szCs w:val="24"/>
                <w:rPrChange w:id="17" w:author="Razi Uddin" w:date="2021-02-19T08:48:00Z">
                  <w:rPr>
                    <w:rFonts w:asciiTheme="majorHAnsi" w:eastAsiaTheme="majorEastAsia" w:hAnsiTheme="majorHAnsi" w:cstheme="majorBidi"/>
                    <w:i/>
                    <w:iCs/>
                    <w:color w:val="404040" w:themeColor="text1" w:themeTint="BF"/>
                    <w:sz w:val="24"/>
                    <w:szCs w:val="24"/>
                  </w:rPr>
                </w:rPrChange>
              </w:rPr>
            </w:pPr>
            <w:r w:rsidRPr="00C550A2">
              <w:rPr>
                <w:b/>
                <w:color w:val="FF0000"/>
                <w:sz w:val="24"/>
                <w:szCs w:val="24"/>
                <w:rPrChange w:id="18" w:author="Razi Uddin" w:date="2021-02-19T08:48:00Z">
                  <w:rPr>
                    <w:sz w:val="24"/>
                    <w:szCs w:val="24"/>
                  </w:rPr>
                </w:rPrChange>
              </w:rPr>
              <w:t>6</w:t>
            </w:r>
          </w:p>
        </w:tc>
      </w:tr>
      <w:tr w:rsidR="00C550A2">
        <w:tc>
          <w:tcPr>
            <w:tcW w:w="1740" w:type="dxa"/>
            <w:shd w:val="clear" w:color="auto" w:fill="auto"/>
            <w:tcMar>
              <w:top w:w="100" w:type="dxa"/>
              <w:left w:w="100" w:type="dxa"/>
              <w:bottom w:w="100" w:type="dxa"/>
              <w:right w:w="100" w:type="dxa"/>
            </w:tcMar>
          </w:tcPr>
          <w:p w:rsidR="00C550A2" w:rsidRDefault="00CD0184">
            <w:pPr>
              <w:pStyle w:val="normal0"/>
              <w:widowControl w:val="0"/>
              <w:spacing w:line="240" w:lineRule="auto"/>
              <w:rPr>
                <w:sz w:val="24"/>
                <w:szCs w:val="24"/>
              </w:rPr>
            </w:pPr>
            <w:r>
              <w:rPr>
                <w:sz w:val="24"/>
                <w:szCs w:val="24"/>
              </w:rPr>
              <w:t>CIS17</w:t>
            </w:r>
          </w:p>
        </w:tc>
        <w:tc>
          <w:tcPr>
            <w:tcW w:w="2250" w:type="dxa"/>
            <w:shd w:val="clear" w:color="auto" w:fill="auto"/>
            <w:tcMar>
              <w:top w:w="100" w:type="dxa"/>
              <w:left w:w="100" w:type="dxa"/>
              <w:bottom w:w="100" w:type="dxa"/>
              <w:right w:w="100" w:type="dxa"/>
            </w:tcMar>
          </w:tcPr>
          <w:p w:rsidR="00C550A2" w:rsidRDefault="00CD0184">
            <w:pPr>
              <w:pStyle w:val="normal0"/>
              <w:widowControl w:val="0"/>
              <w:spacing w:line="240" w:lineRule="auto"/>
              <w:rPr>
                <w:sz w:val="24"/>
                <w:szCs w:val="24"/>
              </w:rPr>
            </w:pPr>
            <w:r>
              <w:rPr>
                <w:sz w:val="24"/>
                <w:szCs w:val="24"/>
              </w:rPr>
              <w:t>Intro to Java</w:t>
            </w:r>
          </w:p>
        </w:tc>
        <w:tc>
          <w:tcPr>
            <w:tcW w:w="1230" w:type="dxa"/>
            <w:shd w:val="clear" w:color="auto" w:fill="auto"/>
            <w:tcMar>
              <w:top w:w="100" w:type="dxa"/>
              <w:left w:w="100" w:type="dxa"/>
              <w:bottom w:w="100" w:type="dxa"/>
              <w:right w:w="100" w:type="dxa"/>
            </w:tcMar>
          </w:tcPr>
          <w:p w:rsidR="00C550A2" w:rsidRPr="00C550A2" w:rsidRDefault="00C550A2">
            <w:pPr>
              <w:pStyle w:val="normal0"/>
              <w:keepNext/>
              <w:keepLines/>
              <w:widowControl w:val="0"/>
              <w:spacing w:before="200" w:line="240" w:lineRule="auto"/>
              <w:outlineLvl w:val="8"/>
              <w:rPr>
                <w:b/>
                <w:color w:val="FF0000"/>
                <w:sz w:val="24"/>
                <w:szCs w:val="24"/>
                <w:rPrChange w:id="19" w:author="Razi Uddin" w:date="2021-02-19T08:48:00Z">
                  <w:rPr>
                    <w:rFonts w:asciiTheme="majorHAnsi" w:eastAsiaTheme="majorEastAsia" w:hAnsiTheme="majorHAnsi" w:cstheme="majorBidi"/>
                    <w:i/>
                    <w:iCs/>
                    <w:color w:val="404040" w:themeColor="text1" w:themeTint="BF"/>
                    <w:sz w:val="24"/>
                    <w:szCs w:val="24"/>
                  </w:rPr>
                </w:rPrChange>
              </w:rPr>
            </w:pPr>
            <w:r w:rsidRPr="00C550A2">
              <w:rPr>
                <w:b/>
                <w:color w:val="FF0000"/>
                <w:sz w:val="24"/>
                <w:szCs w:val="24"/>
                <w:rPrChange w:id="20" w:author="Razi Uddin" w:date="2021-02-19T08:48:00Z">
                  <w:rPr>
                    <w:sz w:val="24"/>
                    <w:szCs w:val="24"/>
                  </w:rPr>
                </w:rPrChange>
              </w:rPr>
              <w:t>6</w:t>
            </w:r>
          </w:p>
        </w:tc>
      </w:tr>
      <w:tr w:rsidR="00C550A2">
        <w:tc>
          <w:tcPr>
            <w:tcW w:w="1740" w:type="dxa"/>
            <w:shd w:val="clear" w:color="auto" w:fill="auto"/>
            <w:tcMar>
              <w:top w:w="100" w:type="dxa"/>
              <w:left w:w="100" w:type="dxa"/>
              <w:bottom w:w="100" w:type="dxa"/>
              <w:right w:w="100" w:type="dxa"/>
            </w:tcMar>
          </w:tcPr>
          <w:p w:rsidR="00C550A2" w:rsidRDefault="00CD0184">
            <w:pPr>
              <w:pStyle w:val="normal0"/>
              <w:widowControl w:val="0"/>
              <w:spacing w:line="240" w:lineRule="auto"/>
              <w:rPr>
                <w:sz w:val="24"/>
                <w:szCs w:val="24"/>
              </w:rPr>
            </w:pPr>
            <w:r>
              <w:rPr>
                <w:sz w:val="24"/>
                <w:szCs w:val="24"/>
              </w:rPr>
              <w:t>CIS19</w:t>
            </w:r>
          </w:p>
        </w:tc>
        <w:tc>
          <w:tcPr>
            <w:tcW w:w="2250" w:type="dxa"/>
            <w:shd w:val="clear" w:color="auto" w:fill="auto"/>
            <w:tcMar>
              <w:top w:w="100" w:type="dxa"/>
              <w:left w:w="100" w:type="dxa"/>
              <w:bottom w:w="100" w:type="dxa"/>
              <w:right w:w="100" w:type="dxa"/>
            </w:tcMar>
          </w:tcPr>
          <w:p w:rsidR="00C550A2" w:rsidRDefault="00CD0184">
            <w:pPr>
              <w:pStyle w:val="normal0"/>
              <w:widowControl w:val="0"/>
              <w:spacing w:line="240" w:lineRule="auto"/>
              <w:rPr>
                <w:sz w:val="24"/>
                <w:szCs w:val="24"/>
              </w:rPr>
            </w:pPr>
            <w:r>
              <w:rPr>
                <w:sz w:val="24"/>
                <w:szCs w:val="24"/>
              </w:rPr>
              <w:t>UNIX</w:t>
            </w:r>
          </w:p>
        </w:tc>
        <w:tc>
          <w:tcPr>
            <w:tcW w:w="1230" w:type="dxa"/>
            <w:shd w:val="clear" w:color="auto" w:fill="auto"/>
            <w:tcMar>
              <w:top w:w="100" w:type="dxa"/>
              <w:left w:w="100" w:type="dxa"/>
              <w:bottom w:w="100" w:type="dxa"/>
              <w:right w:w="100" w:type="dxa"/>
            </w:tcMar>
          </w:tcPr>
          <w:p w:rsidR="00C550A2" w:rsidRPr="00C550A2" w:rsidRDefault="00C550A2">
            <w:pPr>
              <w:pStyle w:val="normal0"/>
              <w:keepNext/>
              <w:keepLines/>
              <w:widowControl w:val="0"/>
              <w:spacing w:before="200" w:line="240" w:lineRule="auto"/>
              <w:outlineLvl w:val="8"/>
              <w:rPr>
                <w:b/>
                <w:color w:val="FF0000"/>
                <w:sz w:val="24"/>
                <w:szCs w:val="24"/>
                <w:rPrChange w:id="21" w:author="Razi Uddin" w:date="2021-02-19T08:48:00Z">
                  <w:rPr>
                    <w:rFonts w:asciiTheme="majorHAnsi" w:eastAsiaTheme="majorEastAsia" w:hAnsiTheme="majorHAnsi" w:cstheme="majorBidi"/>
                    <w:i/>
                    <w:iCs/>
                    <w:color w:val="404040" w:themeColor="text1" w:themeTint="BF"/>
                    <w:sz w:val="24"/>
                    <w:szCs w:val="24"/>
                  </w:rPr>
                </w:rPrChange>
              </w:rPr>
            </w:pPr>
            <w:r w:rsidRPr="00C550A2">
              <w:rPr>
                <w:b/>
                <w:color w:val="FF0000"/>
                <w:sz w:val="24"/>
                <w:szCs w:val="24"/>
                <w:rPrChange w:id="22" w:author="Razi Uddin" w:date="2021-02-19T08:48:00Z">
                  <w:rPr>
                    <w:sz w:val="24"/>
                    <w:szCs w:val="24"/>
                  </w:rPr>
                </w:rPrChange>
              </w:rPr>
              <w:t>6</w:t>
            </w:r>
          </w:p>
        </w:tc>
      </w:tr>
      <w:tr w:rsidR="00C550A2">
        <w:tc>
          <w:tcPr>
            <w:tcW w:w="1740" w:type="dxa"/>
            <w:shd w:val="clear" w:color="auto" w:fill="auto"/>
            <w:tcMar>
              <w:top w:w="100" w:type="dxa"/>
              <w:left w:w="100" w:type="dxa"/>
              <w:bottom w:w="100" w:type="dxa"/>
              <w:right w:w="100" w:type="dxa"/>
            </w:tcMar>
          </w:tcPr>
          <w:p w:rsidR="00C550A2" w:rsidRDefault="00CD0184">
            <w:pPr>
              <w:pStyle w:val="normal0"/>
              <w:widowControl w:val="0"/>
              <w:spacing w:line="240" w:lineRule="auto"/>
              <w:rPr>
                <w:sz w:val="24"/>
                <w:szCs w:val="24"/>
              </w:rPr>
            </w:pPr>
            <w:r>
              <w:rPr>
                <w:sz w:val="24"/>
                <w:szCs w:val="24"/>
              </w:rPr>
              <w:t>CIS51</w:t>
            </w:r>
          </w:p>
        </w:tc>
        <w:tc>
          <w:tcPr>
            <w:tcW w:w="2250" w:type="dxa"/>
            <w:shd w:val="clear" w:color="auto" w:fill="auto"/>
            <w:tcMar>
              <w:top w:w="100" w:type="dxa"/>
              <w:left w:w="100" w:type="dxa"/>
              <w:bottom w:w="100" w:type="dxa"/>
              <w:right w:w="100" w:type="dxa"/>
            </w:tcMar>
          </w:tcPr>
          <w:p w:rsidR="00C550A2" w:rsidRDefault="00CD0184">
            <w:pPr>
              <w:pStyle w:val="normal0"/>
              <w:widowControl w:val="0"/>
              <w:spacing w:line="240" w:lineRule="auto"/>
              <w:rPr>
                <w:sz w:val="24"/>
                <w:szCs w:val="24"/>
              </w:rPr>
            </w:pPr>
            <w:r>
              <w:rPr>
                <w:sz w:val="24"/>
                <w:szCs w:val="24"/>
              </w:rPr>
              <w:t>Networking</w:t>
            </w:r>
          </w:p>
        </w:tc>
        <w:tc>
          <w:tcPr>
            <w:tcW w:w="1230" w:type="dxa"/>
            <w:shd w:val="clear" w:color="auto" w:fill="auto"/>
            <w:tcMar>
              <w:top w:w="100" w:type="dxa"/>
              <w:left w:w="100" w:type="dxa"/>
              <w:bottom w:w="100" w:type="dxa"/>
              <w:right w:w="100" w:type="dxa"/>
            </w:tcMar>
          </w:tcPr>
          <w:p w:rsidR="00C550A2" w:rsidRPr="00C550A2" w:rsidRDefault="00C550A2">
            <w:pPr>
              <w:pStyle w:val="normal0"/>
              <w:keepNext/>
              <w:keepLines/>
              <w:widowControl w:val="0"/>
              <w:spacing w:before="200" w:line="240" w:lineRule="auto"/>
              <w:outlineLvl w:val="8"/>
              <w:rPr>
                <w:b/>
                <w:color w:val="FF0000"/>
                <w:sz w:val="24"/>
                <w:szCs w:val="24"/>
                <w:rPrChange w:id="23" w:author="Razi Uddin" w:date="2021-02-19T08:48:00Z">
                  <w:rPr>
                    <w:rFonts w:asciiTheme="majorHAnsi" w:eastAsiaTheme="majorEastAsia" w:hAnsiTheme="majorHAnsi" w:cstheme="majorBidi"/>
                    <w:i/>
                    <w:iCs/>
                    <w:color w:val="404040" w:themeColor="text1" w:themeTint="BF"/>
                    <w:sz w:val="24"/>
                    <w:szCs w:val="24"/>
                  </w:rPr>
                </w:rPrChange>
              </w:rPr>
            </w:pPr>
            <w:r w:rsidRPr="00C550A2">
              <w:rPr>
                <w:b/>
                <w:color w:val="FF0000"/>
                <w:sz w:val="24"/>
                <w:szCs w:val="24"/>
                <w:rPrChange w:id="24" w:author="Razi Uddin" w:date="2021-02-19T08:48:00Z">
                  <w:rPr>
                    <w:sz w:val="24"/>
                    <w:szCs w:val="24"/>
                  </w:rPr>
                </w:rPrChange>
              </w:rPr>
              <w:t>6</w:t>
            </w:r>
          </w:p>
        </w:tc>
      </w:tr>
      <w:tr w:rsidR="00C550A2">
        <w:tc>
          <w:tcPr>
            <w:tcW w:w="1740" w:type="dxa"/>
            <w:shd w:val="clear" w:color="auto" w:fill="auto"/>
            <w:tcMar>
              <w:top w:w="100" w:type="dxa"/>
              <w:left w:w="100" w:type="dxa"/>
              <w:bottom w:w="100" w:type="dxa"/>
              <w:right w:w="100" w:type="dxa"/>
            </w:tcMar>
          </w:tcPr>
          <w:p w:rsidR="00C550A2" w:rsidRDefault="00CD0184">
            <w:pPr>
              <w:pStyle w:val="normal0"/>
              <w:widowControl w:val="0"/>
              <w:spacing w:line="240" w:lineRule="auto"/>
              <w:rPr>
                <w:sz w:val="24"/>
                <w:szCs w:val="24"/>
              </w:rPr>
            </w:pPr>
            <w:r>
              <w:rPr>
                <w:sz w:val="24"/>
                <w:szCs w:val="24"/>
              </w:rPr>
              <w:t>CIS52</w:t>
            </w:r>
          </w:p>
        </w:tc>
        <w:tc>
          <w:tcPr>
            <w:tcW w:w="2250" w:type="dxa"/>
            <w:shd w:val="clear" w:color="auto" w:fill="auto"/>
            <w:tcMar>
              <w:top w:w="100" w:type="dxa"/>
              <w:left w:w="100" w:type="dxa"/>
              <w:bottom w:w="100" w:type="dxa"/>
              <w:right w:w="100" w:type="dxa"/>
            </w:tcMar>
          </w:tcPr>
          <w:p w:rsidR="00C550A2" w:rsidRDefault="00CD0184">
            <w:pPr>
              <w:pStyle w:val="normal0"/>
              <w:widowControl w:val="0"/>
              <w:spacing w:line="240" w:lineRule="auto"/>
              <w:rPr>
                <w:sz w:val="24"/>
                <w:szCs w:val="24"/>
              </w:rPr>
            </w:pPr>
            <w:r>
              <w:rPr>
                <w:sz w:val="24"/>
                <w:szCs w:val="24"/>
              </w:rPr>
              <w:t>TCP/IP Protocols</w:t>
            </w:r>
          </w:p>
        </w:tc>
        <w:tc>
          <w:tcPr>
            <w:tcW w:w="1230" w:type="dxa"/>
            <w:shd w:val="clear" w:color="auto" w:fill="auto"/>
            <w:tcMar>
              <w:top w:w="100" w:type="dxa"/>
              <w:left w:w="100" w:type="dxa"/>
              <w:bottom w:w="100" w:type="dxa"/>
              <w:right w:w="100" w:type="dxa"/>
            </w:tcMar>
          </w:tcPr>
          <w:p w:rsidR="00C550A2" w:rsidRPr="00C550A2" w:rsidRDefault="00C550A2">
            <w:pPr>
              <w:pStyle w:val="normal0"/>
              <w:keepNext/>
              <w:keepLines/>
              <w:widowControl w:val="0"/>
              <w:spacing w:before="200" w:line="240" w:lineRule="auto"/>
              <w:outlineLvl w:val="8"/>
              <w:rPr>
                <w:b/>
                <w:color w:val="FF0000"/>
                <w:sz w:val="24"/>
                <w:szCs w:val="24"/>
                <w:rPrChange w:id="25" w:author="Razi Uddin" w:date="2021-02-19T08:48:00Z">
                  <w:rPr>
                    <w:rFonts w:asciiTheme="majorHAnsi" w:eastAsiaTheme="majorEastAsia" w:hAnsiTheme="majorHAnsi" w:cstheme="majorBidi"/>
                    <w:i/>
                    <w:iCs/>
                    <w:color w:val="404040" w:themeColor="text1" w:themeTint="BF"/>
                    <w:sz w:val="24"/>
                    <w:szCs w:val="24"/>
                  </w:rPr>
                </w:rPrChange>
              </w:rPr>
            </w:pPr>
            <w:r w:rsidRPr="00C550A2">
              <w:rPr>
                <w:b/>
                <w:color w:val="FF0000"/>
                <w:sz w:val="24"/>
                <w:szCs w:val="24"/>
                <w:rPrChange w:id="26" w:author="Razi Uddin" w:date="2021-02-19T08:48:00Z">
                  <w:rPr>
                    <w:sz w:val="24"/>
                    <w:szCs w:val="24"/>
                  </w:rPr>
                </w:rPrChange>
              </w:rPr>
              <w:t>6</w:t>
            </w:r>
          </w:p>
        </w:tc>
      </w:tr>
    </w:tbl>
    <w:p w:rsidR="00C550A2" w:rsidRDefault="00CD0184">
      <w:pPr>
        <w:pStyle w:val="normal0"/>
        <w:spacing w:before="240"/>
        <w:rPr>
          <w:b/>
          <w:sz w:val="24"/>
          <w:szCs w:val="24"/>
        </w:rPr>
      </w:pPr>
      <w:r>
        <w:rPr>
          <w:sz w:val="24"/>
          <w:szCs w:val="24"/>
        </w:rPr>
        <w:t xml:space="preserve">  </w:t>
      </w:r>
    </w:p>
    <w:p w:rsidR="00C550A2" w:rsidRDefault="00CD0184">
      <w:pPr>
        <w:pStyle w:val="normal0"/>
        <w:spacing w:before="240" w:after="240" w:line="360" w:lineRule="auto"/>
        <w:rPr>
          <w:b/>
          <w:sz w:val="24"/>
          <w:szCs w:val="24"/>
        </w:rPr>
      </w:pPr>
      <w:r>
        <w:rPr>
          <w:b/>
          <w:sz w:val="24"/>
          <w:szCs w:val="24"/>
        </w:rPr>
        <w:t xml:space="preserve"> </w:t>
      </w:r>
    </w:p>
    <w:p w:rsidR="00C550A2" w:rsidRDefault="00CD0184">
      <w:pPr>
        <w:pStyle w:val="normal0"/>
        <w:spacing w:before="240" w:after="240" w:line="360" w:lineRule="auto"/>
        <w:rPr>
          <w:sz w:val="24"/>
          <w:szCs w:val="24"/>
        </w:rPr>
      </w:pPr>
      <w:r>
        <w:rPr>
          <w:b/>
          <w:sz w:val="24"/>
          <w:szCs w:val="24"/>
        </w:rPr>
        <w:t xml:space="preserve"> </w:t>
      </w:r>
    </w:p>
    <w:p w:rsidR="00C550A2" w:rsidRDefault="00CD0184">
      <w:pPr>
        <w:pStyle w:val="normal0"/>
        <w:spacing w:before="240" w:after="240" w:line="360" w:lineRule="auto"/>
        <w:rPr>
          <w:b/>
          <w:sz w:val="24"/>
          <w:szCs w:val="24"/>
        </w:rPr>
      </w:pPr>
      <w:r>
        <w:rPr>
          <w:b/>
          <w:sz w:val="24"/>
          <w:szCs w:val="24"/>
        </w:rPr>
        <w:t xml:space="preserve"> </w:t>
      </w:r>
    </w:p>
    <w:p w:rsidR="00C550A2" w:rsidRDefault="00C550A2">
      <w:pPr>
        <w:pStyle w:val="normal0"/>
        <w:spacing w:before="240" w:after="240" w:line="360" w:lineRule="auto"/>
        <w:rPr>
          <w:b/>
          <w:sz w:val="24"/>
          <w:szCs w:val="24"/>
        </w:rPr>
      </w:pPr>
    </w:p>
    <w:p w:rsidR="00C550A2" w:rsidRDefault="00CD0184">
      <w:pPr>
        <w:pStyle w:val="normal0"/>
        <w:spacing w:before="240" w:after="240" w:line="360" w:lineRule="auto"/>
        <w:rPr>
          <w:b/>
          <w:sz w:val="24"/>
          <w:szCs w:val="24"/>
        </w:rPr>
      </w:pPr>
      <w:r>
        <w:rPr>
          <w:b/>
          <w:sz w:val="24"/>
          <w:szCs w:val="24"/>
        </w:rPr>
        <w:t xml:space="preserve"> Question 6: [15 points]</w:t>
      </w:r>
    </w:p>
    <w:p w:rsidR="00C550A2" w:rsidRDefault="00CD0184">
      <w:pPr>
        <w:pStyle w:val="normal0"/>
        <w:rPr>
          <w:b/>
          <w:color w:val="222222"/>
          <w:sz w:val="24"/>
          <w:szCs w:val="24"/>
        </w:rPr>
      </w:pPr>
      <w:r>
        <w:rPr>
          <w:color w:val="222222"/>
          <w:sz w:val="24"/>
          <w:szCs w:val="24"/>
        </w:rPr>
        <w:t xml:space="preserve">1. Perform a </w:t>
      </w:r>
      <w:proofErr w:type="gramStart"/>
      <w:r>
        <w:rPr>
          <w:color w:val="222222"/>
          <w:sz w:val="24"/>
          <w:szCs w:val="24"/>
        </w:rPr>
        <w:t>fetch ,</w:t>
      </w:r>
      <w:proofErr w:type="gramEnd"/>
      <w:r>
        <w:rPr>
          <w:color w:val="222222"/>
          <w:sz w:val="24"/>
          <w:szCs w:val="24"/>
        </w:rPr>
        <w:t xml:space="preserve"> decode and execute cycle on the following instructions, and </w:t>
      </w:r>
      <w:r>
        <w:rPr>
          <w:sz w:val="24"/>
          <w:szCs w:val="24"/>
        </w:rPr>
        <w:t>fill the following tables according to each step of “Fetch Execute Cycle”</w:t>
      </w:r>
      <w:r>
        <w:rPr>
          <w:color w:val="222222"/>
          <w:sz w:val="24"/>
          <w:szCs w:val="24"/>
        </w:rPr>
        <w:t>. You have to update values in ALU, Control Unit, and Memory for Instruction 1. For your ease, the add</w:t>
      </w:r>
      <w:r>
        <w:rPr>
          <w:color w:val="222222"/>
          <w:sz w:val="24"/>
          <w:szCs w:val="24"/>
        </w:rPr>
        <w:t>resses are written in Binary. [5 points]</w:t>
      </w:r>
    </w:p>
    <w:p w:rsidR="00C550A2" w:rsidRDefault="00CD0184">
      <w:pPr>
        <w:pStyle w:val="normal0"/>
        <w:spacing w:before="120"/>
        <w:rPr>
          <w:color w:val="222222"/>
          <w:sz w:val="24"/>
          <w:szCs w:val="24"/>
        </w:rPr>
      </w:pPr>
      <w:r>
        <w:rPr>
          <w:b/>
          <w:color w:val="222222"/>
          <w:sz w:val="24"/>
          <w:szCs w:val="24"/>
        </w:rPr>
        <w:t>Instruction 1:</w:t>
      </w:r>
      <w:r>
        <w:rPr>
          <w:color w:val="222222"/>
          <w:sz w:val="24"/>
          <w:szCs w:val="24"/>
        </w:rPr>
        <w:t xml:space="preserve"> </w:t>
      </w:r>
      <w:r>
        <w:rPr>
          <w:b/>
          <w:color w:val="222222"/>
          <w:sz w:val="24"/>
          <w:szCs w:val="24"/>
        </w:rPr>
        <w:t xml:space="preserve">SUB 200,300,400 </w:t>
      </w:r>
      <w:r>
        <w:rPr>
          <w:color w:val="222222"/>
          <w:sz w:val="24"/>
          <w:szCs w:val="24"/>
        </w:rPr>
        <w:t xml:space="preserve">  (The </w:t>
      </w:r>
      <w:proofErr w:type="gramStart"/>
      <w:r>
        <w:rPr>
          <w:color w:val="222222"/>
          <w:sz w:val="24"/>
          <w:szCs w:val="24"/>
        </w:rPr>
        <w:t>values stored at memory location 400 is</w:t>
      </w:r>
      <w:proofErr w:type="gramEnd"/>
      <w:r>
        <w:rPr>
          <w:color w:val="222222"/>
          <w:sz w:val="24"/>
          <w:szCs w:val="24"/>
        </w:rPr>
        <w:t xml:space="preserve"> subtracted from the value stored at 300, and the result should be stored at 200)</w:t>
      </w:r>
    </w:p>
    <w:p w:rsidR="00C550A2" w:rsidRDefault="00C550A2">
      <w:pPr>
        <w:pStyle w:val="normal0"/>
        <w:spacing w:before="120"/>
        <w:rPr>
          <w:color w:val="222222"/>
          <w:sz w:val="24"/>
          <w:szCs w:val="24"/>
        </w:rPr>
      </w:pPr>
    </w:p>
    <w:p w:rsidR="00C550A2" w:rsidRDefault="00CD0184">
      <w:pPr>
        <w:pStyle w:val="normal0"/>
        <w:spacing w:before="120"/>
        <w:rPr>
          <w:color w:val="222222"/>
          <w:sz w:val="24"/>
          <w:szCs w:val="24"/>
        </w:rPr>
      </w:pPr>
      <w:r>
        <w:rPr>
          <w:color w:val="222222"/>
          <w:sz w:val="24"/>
          <w:szCs w:val="24"/>
        </w:rPr>
        <w:t xml:space="preserve">2. What will be the value of the PC when instruction 1 </w:t>
      </w:r>
      <w:r>
        <w:rPr>
          <w:color w:val="222222"/>
          <w:sz w:val="24"/>
          <w:szCs w:val="24"/>
        </w:rPr>
        <w:t xml:space="preserve">will be Step </w:t>
      </w:r>
      <w:proofErr w:type="gramStart"/>
      <w:r>
        <w:rPr>
          <w:color w:val="222222"/>
          <w:sz w:val="24"/>
          <w:szCs w:val="24"/>
        </w:rPr>
        <w:t>2.</w:t>
      </w:r>
      <w:proofErr w:type="gramEnd"/>
      <w:r>
        <w:rPr>
          <w:color w:val="222222"/>
          <w:sz w:val="24"/>
          <w:szCs w:val="24"/>
        </w:rPr>
        <w:t xml:space="preserve"> [1 points]</w:t>
      </w:r>
    </w:p>
    <w:p w:rsidR="00C550A2" w:rsidRDefault="00CD0184">
      <w:pPr>
        <w:pStyle w:val="normal0"/>
        <w:spacing w:before="120"/>
        <w:rPr>
          <w:color w:val="00FF00"/>
          <w:sz w:val="24"/>
          <w:szCs w:val="24"/>
        </w:rPr>
      </w:pPr>
      <w:r>
        <w:rPr>
          <w:color w:val="222222"/>
          <w:sz w:val="24"/>
          <w:szCs w:val="24"/>
        </w:rPr>
        <w:t xml:space="preserve">  </w:t>
      </w:r>
      <w:r>
        <w:rPr>
          <w:color w:val="00FF00"/>
          <w:sz w:val="24"/>
          <w:szCs w:val="24"/>
        </w:rPr>
        <w:t xml:space="preserve"> Answer: 150</w:t>
      </w:r>
    </w:p>
    <w:p w:rsidR="00C550A2" w:rsidRDefault="00C550A2">
      <w:pPr>
        <w:pStyle w:val="normal0"/>
        <w:rPr>
          <w:b/>
          <w:sz w:val="24"/>
          <w:szCs w:val="24"/>
        </w:rPr>
      </w:pPr>
    </w:p>
    <w:p w:rsidR="00C550A2" w:rsidRDefault="00C550A2">
      <w:pPr>
        <w:pStyle w:val="normal0"/>
        <w:rPr>
          <w:b/>
          <w:sz w:val="24"/>
          <w:szCs w:val="24"/>
        </w:rPr>
      </w:pPr>
    </w:p>
    <w:p w:rsidR="00C550A2" w:rsidRDefault="00C550A2">
      <w:pPr>
        <w:pStyle w:val="normal0"/>
        <w:rPr>
          <w:b/>
          <w:sz w:val="24"/>
          <w:szCs w:val="24"/>
        </w:rPr>
      </w:pPr>
    </w:p>
    <w:p w:rsidR="00C550A2" w:rsidRDefault="00C550A2">
      <w:pPr>
        <w:pStyle w:val="normal0"/>
        <w:rPr>
          <w:b/>
          <w:sz w:val="24"/>
          <w:szCs w:val="24"/>
        </w:rPr>
      </w:pPr>
    </w:p>
    <w:p w:rsidR="00C550A2" w:rsidRDefault="00C550A2">
      <w:pPr>
        <w:pStyle w:val="normal0"/>
        <w:rPr>
          <w:b/>
          <w:sz w:val="24"/>
          <w:szCs w:val="24"/>
        </w:rPr>
      </w:pPr>
    </w:p>
    <w:p w:rsidR="00C550A2" w:rsidRDefault="00C550A2">
      <w:pPr>
        <w:pStyle w:val="normal0"/>
        <w:rPr>
          <w:b/>
          <w:sz w:val="24"/>
          <w:szCs w:val="24"/>
        </w:rPr>
      </w:pPr>
    </w:p>
    <w:p w:rsidR="00C550A2" w:rsidRDefault="00C550A2">
      <w:pPr>
        <w:pStyle w:val="normal0"/>
        <w:rPr>
          <w:b/>
          <w:sz w:val="24"/>
          <w:szCs w:val="24"/>
        </w:rPr>
      </w:pPr>
    </w:p>
    <w:p w:rsidR="00C550A2" w:rsidRDefault="00C550A2">
      <w:pPr>
        <w:pStyle w:val="normal0"/>
        <w:rPr>
          <w:b/>
          <w:sz w:val="24"/>
          <w:szCs w:val="24"/>
        </w:rPr>
      </w:pPr>
    </w:p>
    <w:p w:rsidR="00C550A2" w:rsidRDefault="00C550A2">
      <w:pPr>
        <w:pStyle w:val="normal0"/>
        <w:rPr>
          <w:b/>
          <w:sz w:val="24"/>
          <w:szCs w:val="24"/>
        </w:rPr>
      </w:pPr>
    </w:p>
    <w:p w:rsidR="00C550A2" w:rsidRDefault="00C550A2">
      <w:pPr>
        <w:pStyle w:val="normal0"/>
        <w:rPr>
          <w:b/>
          <w:sz w:val="24"/>
          <w:szCs w:val="24"/>
        </w:rPr>
      </w:pPr>
    </w:p>
    <w:p w:rsidR="00C550A2" w:rsidRDefault="00C550A2">
      <w:pPr>
        <w:pStyle w:val="normal0"/>
        <w:rPr>
          <w:b/>
          <w:sz w:val="24"/>
          <w:szCs w:val="24"/>
        </w:rPr>
      </w:pPr>
    </w:p>
    <w:p w:rsidR="00C550A2" w:rsidRDefault="00C550A2">
      <w:pPr>
        <w:pStyle w:val="normal0"/>
        <w:rPr>
          <w:b/>
          <w:sz w:val="24"/>
          <w:szCs w:val="24"/>
        </w:rPr>
      </w:pPr>
    </w:p>
    <w:p w:rsidR="00C550A2" w:rsidRDefault="00C550A2">
      <w:pPr>
        <w:pStyle w:val="normal0"/>
        <w:rPr>
          <w:b/>
          <w:sz w:val="24"/>
          <w:szCs w:val="24"/>
        </w:rPr>
      </w:pPr>
    </w:p>
    <w:p w:rsidR="00C550A2" w:rsidRDefault="00C550A2">
      <w:pPr>
        <w:pStyle w:val="normal0"/>
        <w:rPr>
          <w:b/>
          <w:sz w:val="24"/>
          <w:szCs w:val="24"/>
        </w:rPr>
      </w:pPr>
    </w:p>
    <w:p w:rsidR="00C550A2" w:rsidRDefault="00C550A2">
      <w:pPr>
        <w:pStyle w:val="normal0"/>
        <w:rPr>
          <w:b/>
          <w:sz w:val="24"/>
          <w:szCs w:val="24"/>
        </w:rPr>
      </w:pPr>
    </w:p>
    <w:p w:rsidR="00C550A2" w:rsidRDefault="00C550A2">
      <w:pPr>
        <w:pStyle w:val="normal0"/>
        <w:rPr>
          <w:b/>
          <w:sz w:val="24"/>
          <w:szCs w:val="24"/>
        </w:rPr>
      </w:pPr>
    </w:p>
    <w:p w:rsidR="00C550A2" w:rsidRDefault="00C550A2">
      <w:pPr>
        <w:pStyle w:val="normal0"/>
        <w:rPr>
          <w:b/>
          <w:sz w:val="24"/>
          <w:szCs w:val="24"/>
        </w:rPr>
      </w:pPr>
    </w:p>
    <w:p w:rsidR="00C550A2" w:rsidRDefault="00C550A2">
      <w:pPr>
        <w:pStyle w:val="normal0"/>
        <w:rPr>
          <w:b/>
          <w:sz w:val="24"/>
          <w:szCs w:val="24"/>
        </w:rPr>
      </w:pPr>
    </w:p>
    <w:p w:rsidR="00C550A2" w:rsidRDefault="00C550A2">
      <w:pPr>
        <w:pStyle w:val="normal0"/>
        <w:rPr>
          <w:b/>
          <w:sz w:val="24"/>
          <w:szCs w:val="24"/>
        </w:rPr>
      </w:pPr>
    </w:p>
    <w:p w:rsidR="00C550A2" w:rsidRDefault="00C550A2">
      <w:pPr>
        <w:pStyle w:val="normal0"/>
        <w:rPr>
          <w:b/>
          <w:sz w:val="24"/>
          <w:szCs w:val="24"/>
        </w:rPr>
      </w:pPr>
    </w:p>
    <w:p w:rsidR="00C550A2" w:rsidRDefault="00C550A2">
      <w:pPr>
        <w:pStyle w:val="normal0"/>
        <w:rPr>
          <w:b/>
          <w:sz w:val="24"/>
          <w:szCs w:val="24"/>
        </w:rPr>
      </w:pPr>
    </w:p>
    <w:p w:rsidR="00C550A2" w:rsidRDefault="00C550A2">
      <w:pPr>
        <w:pStyle w:val="normal0"/>
        <w:rPr>
          <w:b/>
          <w:sz w:val="24"/>
          <w:szCs w:val="24"/>
        </w:rPr>
      </w:pPr>
    </w:p>
    <w:p w:rsidR="00C550A2" w:rsidRDefault="00C550A2">
      <w:pPr>
        <w:pStyle w:val="normal0"/>
        <w:rPr>
          <w:b/>
          <w:sz w:val="24"/>
          <w:szCs w:val="24"/>
        </w:rPr>
      </w:pPr>
    </w:p>
    <w:p w:rsidR="00C550A2" w:rsidRDefault="00C550A2">
      <w:pPr>
        <w:pStyle w:val="normal0"/>
        <w:rPr>
          <w:b/>
          <w:sz w:val="24"/>
          <w:szCs w:val="24"/>
        </w:rPr>
      </w:pPr>
    </w:p>
    <w:p w:rsidR="00C550A2" w:rsidRDefault="00C550A2">
      <w:pPr>
        <w:pStyle w:val="normal0"/>
        <w:rPr>
          <w:b/>
          <w:sz w:val="24"/>
          <w:szCs w:val="24"/>
        </w:rPr>
      </w:pPr>
    </w:p>
    <w:p w:rsidR="00C550A2" w:rsidRDefault="00C550A2">
      <w:pPr>
        <w:pStyle w:val="normal0"/>
        <w:rPr>
          <w:b/>
          <w:sz w:val="24"/>
          <w:szCs w:val="24"/>
        </w:rPr>
      </w:pPr>
    </w:p>
    <w:p w:rsidR="00C550A2" w:rsidRDefault="00C550A2">
      <w:pPr>
        <w:pStyle w:val="normal0"/>
        <w:rPr>
          <w:b/>
          <w:sz w:val="24"/>
          <w:szCs w:val="24"/>
        </w:rPr>
      </w:pPr>
    </w:p>
    <w:p w:rsidR="00C550A2" w:rsidRDefault="00C550A2">
      <w:pPr>
        <w:pStyle w:val="normal0"/>
        <w:rPr>
          <w:b/>
          <w:sz w:val="24"/>
          <w:szCs w:val="24"/>
        </w:rPr>
      </w:pPr>
    </w:p>
    <w:p w:rsidR="00C550A2" w:rsidRDefault="00C550A2">
      <w:pPr>
        <w:pStyle w:val="normal0"/>
        <w:rPr>
          <w:b/>
          <w:sz w:val="24"/>
          <w:szCs w:val="24"/>
        </w:rPr>
      </w:pPr>
    </w:p>
    <w:p w:rsidR="00C550A2" w:rsidRDefault="00C550A2">
      <w:pPr>
        <w:pStyle w:val="normal0"/>
        <w:rPr>
          <w:b/>
          <w:sz w:val="24"/>
          <w:szCs w:val="24"/>
        </w:rPr>
      </w:pPr>
    </w:p>
    <w:p w:rsidR="00C550A2" w:rsidRDefault="00CD0184">
      <w:pPr>
        <w:pStyle w:val="normal0"/>
        <w:rPr>
          <w:b/>
          <w:sz w:val="24"/>
          <w:szCs w:val="24"/>
        </w:rPr>
      </w:pPr>
      <w:r>
        <w:rPr>
          <w:b/>
          <w:sz w:val="24"/>
          <w:szCs w:val="24"/>
        </w:rPr>
        <w:t>Step1</w:t>
      </w:r>
      <w:proofErr w:type="gramStart"/>
      <w:r>
        <w:rPr>
          <w:b/>
          <w:sz w:val="24"/>
          <w:szCs w:val="24"/>
        </w:rPr>
        <w:t>:Instruction</w:t>
      </w:r>
      <w:proofErr w:type="gramEnd"/>
      <w:r>
        <w:rPr>
          <w:b/>
          <w:sz w:val="24"/>
          <w:szCs w:val="24"/>
        </w:rPr>
        <w:t xml:space="preserve"> Fetch</w:t>
      </w:r>
    </w:p>
    <w:tbl>
      <w:tblPr>
        <w:tblStyle w:val="afc"/>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360"/>
      </w:tblGrid>
      <w:tr w:rsidR="00C550A2">
        <w:tc>
          <w:tcPr>
            <w:tcW w:w="9360" w:type="dxa"/>
            <w:shd w:val="clear" w:color="auto" w:fill="auto"/>
            <w:tcMar>
              <w:top w:w="100" w:type="dxa"/>
              <w:left w:w="100" w:type="dxa"/>
              <w:bottom w:w="100" w:type="dxa"/>
              <w:right w:w="100" w:type="dxa"/>
            </w:tcMar>
          </w:tcPr>
          <w:p w:rsidR="00C550A2" w:rsidRDefault="00C550A2">
            <w:pPr>
              <w:pStyle w:val="normal0"/>
              <w:widowControl w:val="0"/>
              <w:pBdr>
                <w:top w:val="nil"/>
                <w:left w:val="nil"/>
                <w:bottom w:val="nil"/>
                <w:right w:val="nil"/>
                <w:between w:val="nil"/>
              </w:pBdr>
              <w:spacing w:line="240" w:lineRule="auto"/>
              <w:rPr>
                <w:b/>
                <w:sz w:val="20"/>
                <w:szCs w:val="20"/>
              </w:rPr>
            </w:pPr>
          </w:p>
          <w:tbl>
            <w:tblPr>
              <w:tblStyle w:val="afd"/>
              <w:tblW w:w="9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4580"/>
              <w:gridCol w:w="4580"/>
            </w:tblGrid>
            <w:tr w:rsidR="00C550A2">
              <w:tc>
                <w:tcPr>
                  <w:tcW w:w="4580" w:type="dxa"/>
                  <w:shd w:val="clear" w:color="auto" w:fill="auto"/>
                  <w:tcMar>
                    <w:top w:w="100" w:type="dxa"/>
                    <w:left w:w="100" w:type="dxa"/>
                    <w:bottom w:w="100" w:type="dxa"/>
                    <w:right w:w="100" w:type="dxa"/>
                  </w:tcMar>
                </w:tcPr>
                <w:p w:rsidR="00C550A2" w:rsidRDefault="00CD0184">
                  <w:pPr>
                    <w:pStyle w:val="normal0"/>
                    <w:widowControl w:val="0"/>
                    <w:pBdr>
                      <w:top w:val="nil"/>
                      <w:left w:val="nil"/>
                      <w:bottom w:val="nil"/>
                      <w:right w:val="nil"/>
                      <w:between w:val="nil"/>
                    </w:pBdr>
                    <w:spacing w:line="240" w:lineRule="auto"/>
                    <w:rPr>
                      <w:b/>
                      <w:sz w:val="20"/>
                      <w:szCs w:val="20"/>
                      <w:u w:val="single"/>
                    </w:rPr>
                  </w:pPr>
                  <w:r>
                    <w:rPr>
                      <w:b/>
                      <w:sz w:val="20"/>
                      <w:szCs w:val="20"/>
                      <w:u w:val="single"/>
                    </w:rPr>
                    <w:t>ALU</w:t>
                  </w:r>
                </w:p>
                <w:p w:rsidR="00C550A2" w:rsidRDefault="00C550A2">
                  <w:pPr>
                    <w:pStyle w:val="normal0"/>
                    <w:widowControl w:val="0"/>
                    <w:pBdr>
                      <w:top w:val="nil"/>
                      <w:left w:val="nil"/>
                      <w:bottom w:val="nil"/>
                      <w:right w:val="nil"/>
                      <w:between w:val="nil"/>
                    </w:pBdr>
                    <w:spacing w:line="240" w:lineRule="auto"/>
                    <w:rPr>
                      <w:b/>
                      <w:sz w:val="20"/>
                      <w:szCs w:val="20"/>
                    </w:rPr>
                  </w:pPr>
                </w:p>
                <w:p w:rsidR="00C550A2" w:rsidRDefault="00C550A2">
                  <w:pPr>
                    <w:pStyle w:val="normal0"/>
                    <w:widowControl w:val="0"/>
                    <w:pBdr>
                      <w:top w:val="nil"/>
                      <w:left w:val="nil"/>
                      <w:bottom w:val="nil"/>
                      <w:right w:val="nil"/>
                      <w:between w:val="nil"/>
                    </w:pBdr>
                    <w:spacing w:line="240" w:lineRule="auto"/>
                    <w:rPr>
                      <w:b/>
                      <w:sz w:val="20"/>
                      <w:szCs w:val="20"/>
                    </w:rPr>
                  </w:pPr>
                </w:p>
                <w:p w:rsidR="00C550A2" w:rsidRDefault="00C550A2">
                  <w:pPr>
                    <w:pStyle w:val="normal0"/>
                    <w:widowControl w:val="0"/>
                    <w:pBdr>
                      <w:top w:val="nil"/>
                      <w:left w:val="nil"/>
                      <w:bottom w:val="nil"/>
                      <w:right w:val="nil"/>
                      <w:between w:val="nil"/>
                    </w:pBdr>
                    <w:spacing w:line="240" w:lineRule="auto"/>
                    <w:rPr>
                      <w:b/>
                      <w:sz w:val="20"/>
                      <w:szCs w:val="20"/>
                    </w:rPr>
                  </w:pPr>
                </w:p>
                <w:p w:rsidR="00C550A2" w:rsidRDefault="00C550A2">
                  <w:pPr>
                    <w:pStyle w:val="normal0"/>
                    <w:widowControl w:val="0"/>
                    <w:pBdr>
                      <w:top w:val="nil"/>
                      <w:left w:val="nil"/>
                      <w:bottom w:val="nil"/>
                      <w:right w:val="nil"/>
                      <w:between w:val="nil"/>
                    </w:pBdr>
                    <w:spacing w:line="240" w:lineRule="auto"/>
                    <w:rPr>
                      <w:b/>
                      <w:sz w:val="20"/>
                      <w:szCs w:val="20"/>
                    </w:rPr>
                  </w:pPr>
                </w:p>
                <w:p w:rsidR="00C550A2" w:rsidRDefault="00C550A2">
                  <w:pPr>
                    <w:pStyle w:val="normal0"/>
                    <w:widowControl w:val="0"/>
                    <w:pBdr>
                      <w:top w:val="nil"/>
                      <w:left w:val="nil"/>
                      <w:bottom w:val="nil"/>
                      <w:right w:val="nil"/>
                      <w:between w:val="nil"/>
                    </w:pBdr>
                    <w:spacing w:line="240" w:lineRule="auto"/>
                    <w:rPr>
                      <w:b/>
                      <w:sz w:val="20"/>
                      <w:szCs w:val="20"/>
                    </w:rPr>
                  </w:pPr>
                </w:p>
              </w:tc>
              <w:tc>
                <w:tcPr>
                  <w:tcW w:w="4580" w:type="dxa"/>
                  <w:shd w:val="clear" w:color="auto" w:fill="auto"/>
                  <w:tcMar>
                    <w:top w:w="100" w:type="dxa"/>
                    <w:left w:w="100" w:type="dxa"/>
                    <w:bottom w:w="100" w:type="dxa"/>
                    <w:right w:w="100" w:type="dxa"/>
                  </w:tcMar>
                </w:tcPr>
                <w:p w:rsidR="00C550A2" w:rsidRDefault="00CD0184">
                  <w:pPr>
                    <w:pStyle w:val="normal0"/>
                    <w:widowControl w:val="0"/>
                    <w:pBdr>
                      <w:top w:val="nil"/>
                      <w:left w:val="nil"/>
                      <w:bottom w:val="nil"/>
                      <w:right w:val="nil"/>
                      <w:between w:val="nil"/>
                    </w:pBdr>
                    <w:spacing w:line="240" w:lineRule="auto"/>
                    <w:rPr>
                      <w:b/>
                      <w:sz w:val="20"/>
                      <w:szCs w:val="20"/>
                      <w:u w:val="single"/>
                    </w:rPr>
                  </w:pPr>
                  <w:r>
                    <w:rPr>
                      <w:b/>
                      <w:sz w:val="20"/>
                      <w:szCs w:val="20"/>
                      <w:u w:val="single"/>
                    </w:rPr>
                    <w:t>Control Unit</w:t>
                  </w:r>
                </w:p>
                <w:p w:rsidR="00C550A2" w:rsidRDefault="00CD0184">
                  <w:pPr>
                    <w:pStyle w:val="normal0"/>
                    <w:widowControl w:val="0"/>
                    <w:pBdr>
                      <w:top w:val="nil"/>
                      <w:left w:val="nil"/>
                      <w:bottom w:val="nil"/>
                      <w:right w:val="nil"/>
                      <w:between w:val="nil"/>
                    </w:pBdr>
                    <w:spacing w:line="240" w:lineRule="auto"/>
                    <w:rPr>
                      <w:b/>
                      <w:color w:val="00FF00"/>
                      <w:sz w:val="20"/>
                      <w:szCs w:val="20"/>
                    </w:rPr>
                  </w:pPr>
                  <w:r>
                    <w:rPr>
                      <w:b/>
                      <w:color w:val="00FF00"/>
                      <w:sz w:val="20"/>
                      <w:szCs w:val="20"/>
                    </w:rPr>
                    <w:t>PC: 100</w:t>
                  </w:r>
                </w:p>
                <w:p w:rsidR="00C550A2" w:rsidRDefault="00CD0184">
                  <w:pPr>
                    <w:pStyle w:val="normal0"/>
                    <w:widowControl w:val="0"/>
                    <w:pBdr>
                      <w:top w:val="nil"/>
                      <w:left w:val="nil"/>
                      <w:bottom w:val="nil"/>
                      <w:right w:val="nil"/>
                      <w:between w:val="nil"/>
                    </w:pBdr>
                    <w:spacing w:line="240" w:lineRule="auto"/>
                    <w:rPr>
                      <w:b/>
                      <w:color w:val="00FF00"/>
                      <w:sz w:val="20"/>
                      <w:szCs w:val="20"/>
                    </w:rPr>
                  </w:pPr>
                  <w:r>
                    <w:rPr>
                      <w:b/>
                      <w:color w:val="00FF00"/>
                      <w:sz w:val="20"/>
                      <w:szCs w:val="20"/>
                    </w:rPr>
                    <w:t>SUB 200,300,400</w:t>
                  </w:r>
                </w:p>
              </w:tc>
            </w:tr>
          </w:tbl>
          <w:p w:rsidR="00C550A2" w:rsidRDefault="00C550A2">
            <w:pPr>
              <w:pStyle w:val="normal0"/>
              <w:widowControl w:val="0"/>
              <w:pBdr>
                <w:top w:val="nil"/>
                <w:left w:val="nil"/>
                <w:bottom w:val="nil"/>
                <w:right w:val="nil"/>
                <w:between w:val="nil"/>
              </w:pBdr>
              <w:spacing w:line="240" w:lineRule="auto"/>
              <w:rPr>
                <w:b/>
                <w:sz w:val="20"/>
                <w:szCs w:val="20"/>
              </w:rPr>
            </w:pPr>
          </w:p>
          <w:tbl>
            <w:tblPr>
              <w:tblStyle w:val="afe"/>
              <w:tblW w:w="9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4580"/>
              <w:gridCol w:w="4580"/>
            </w:tblGrid>
            <w:tr w:rsidR="00C550A2">
              <w:trPr>
                <w:trHeight w:val="400"/>
              </w:trPr>
              <w:tc>
                <w:tcPr>
                  <w:tcW w:w="9160" w:type="dxa"/>
                  <w:gridSpan w:val="2"/>
                  <w:shd w:val="clear" w:color="auto" w:fill="auto"/>
                  <w:tcMar>
                    <w:top w:w="100" w:type="dxa"/>
                    <w:left w:w="100" w:type="dxa"/>
                    <w:bottom w:w="100" w:type="dxa"/>
                    <w:right w:w="100" w:type="dxa"/>
                  </w:tcMar>
                </w:tcPr>
                <w:p w:rsidR="00C550A2" w:rsidRDefault="00CD0184">
                  <w:pPr>
                    <w:pStyle w:val="normal0"/>
                    <w:widowControl w:val="0"/>
                    <w:pBdr>
                      <w:top w:val="nil"/>
                      <w:left w:val="nil"/>
                      <w:bottom w:val="nil"/>
                      <w:right w:val="nil"/>
                      <w:between w:val="nil"/>
                    </w:pBdr>
                    <w:spacing w:line="240" w:lineRule="auto"/>
                    <w:rPr>
                      <w:b/>
                      <w:sz w:val="20"/>
                      <w:szCs w:val="20"/>
                    </w:rPr>
                  </w:pPr>
                  <w:r>
                    <w:rPr>
                      <w:b/>
                      <w:sz w:val="20"/>
                      <w:szCs w:val="20"/>
                    </w:rPr>
                    <w:t>RAM</w:t>
                  </w:r>
                </w:p>
              </w:tc>
            </w:tr>
            <w:tr w:rsidR="00C550A2">
              <w:tc>
                <w:tcPr>
                  <w:tcW w:w="4580" w:type="dxa"/>
                  <w:shd w:val="clear" w:color="auto" w:fill="auto"/>
                  <w:tcMar>
                    <w:top w:w="100" w:type="dxa"/>
                    <w:left w:w="100" w:type="dxa"/>
                    <w:bottom w:w="100" w:type="dxa"/>
                    <w:right w:w="100" w:type="dxa"/>
                  </w:tcMar>
                </w:tcPr>
                <w:p w:rsidR="00C550A2" w:rsidRDefault="00CD0184">
                  <w:pPr>
                    <w:pStyle w:val="normal0"/>
                    <w:widowControl w:val="0"/>
                    <w:pBdr>
                      <w:top w:val="nil"/>
                      <w:left w:val="nil"/>
                      <w:bottom w:val="nil"/>
                      <w:right w:val="nil"/>
                      <w:between w:val="nil"/>
                    </w:pBdr>
                    <w:spacing w:line="240" w:lineRule="auto"/>
                    <w:rPr>
                      <w:b/>
                      <w:sz w:val="20"/>
                      <w:szCs w:val="20"/>
                    </w:rPr>
                  </w:pPr>
                  <w:r>
                    <w:rPr>
                      <w:b/>
                      <w:sz w:val="20"/>
                      <w:szCs w:val="20"/>
                    </w:rPr>
                    <w:t>Address</w:t>
                  </w:r>
                </w:p>
              </w:tc>
              <w:tc>
                <w:tcPr>
                  <w:tcW w:w="4580" w:type="dxa"/>
                  <w:shd w:val="clear" w:color="auto" w:fill="auto"/>
                  <w:tcMar>
                    <w:top w:w="100" w:type="dxa"/>
                    <w:left w:w="100" w:type="dxa"/>
                    <w:bottom w:w="100" w:type="dxa"/>
                    <w:right w:w="100" w:type="dxa"/>
                  </w:tcMar>
                </w:tcPr>
                <w:p w:rsidR="00C550A2" w:rsidRDefault="00CD0184">
                  <w:pPr>
                    <w:pStyle w:val="normal0"/>
                    <w:widowControl w:val="0"/>
                    <w:pBdr>
                      <w:top w:val="nil"/>
                      <w:left w:val="nil"/>
                      <w:bottom w:val="nil"/>
                      <w:right w:val="nil"/>
                      <w:between w:val="nil"/>
                    </w:pBdr>
                    <w:spacing w:line="240" w:lineRule="auto"/>
                    <w:rPr>
                      <w:b/>
                      <w:sz w:val="20"/>
                      <w:szCs w:val="20"/>
                    </w:rPr>
                  </w:pPr>
                  <w:r>
                    <w:rPr>
                      <w:b/>
                      <w:sz w:val="20"/>
                      <w:szCs w:val="20"/>
                    </w:rPr>
                    <w:t>Content</w:t>
                  </w:r>
                </w:p>
              </w:tc>
            </w:tr>
            <w:tr w:rsidR="00C550A2">
              <w:tc>
                <w:tcPr>
                  <w:tcW w:w="4580" w:type="dxa"/>
                  <w:shd w:val="clear" w:color="auto" w:fill="auto"/>
                  <w:tcMar>
                    <w:top w:w="100" w:type="dxa"/>
                    <w:left w:w="100" w:type="dxa"/>
                    <w:bottom w:w="100" w:type="dxa"/>
                    <w:right w:w="100" w:type="dxa"/>
                  </w:tcMar>
                </w:tcPr>
                <w:p w:rsidR="00C550A2" w:rsidRDefault="00CD0184">
                  <w:pPr>
                    <w:pStyle w:val="normal0"/>
                    <w:widowControl w:val="0"/>
                    <w:spacing w:line="240" w:lineRule="auto"/>
                    <w:rPr>
                      <w:b/>
                      <w:sz w:val="20"/>
                      <w:szCs w:val="20"/>
                    </w:rPr>
                  </w:pPr>
                  <w:r>
                    <w:rPr>
                      <w:b/>
                      <w:sz w:val="20"/>
                      <w:szCs w:val="20"/>
                    </w:rPr>
                    <w:t>100</w:t>
                  </w:r>
                </w:p>
              </w:tc>
              <w:tc>
                <w:tcPr>
                  <w:tcW w:w="4580" w:type="dxa"/>
                  <w:shd w:val="clear" w:color="auto" w:fill="auto"/>
                  <w:tcMar>
                    <w:top w:w="100" w:type="dxa"/>
                    <w:left w:w="100" w:type="dxa"/>
                    <w:bottom w:w="100" w:type="dxa"/>
                    <w:right w:w="100" w:type="dxa"/>
                  </w:tcMar>
                </w:tcPr>
                <w:p w:rsidR="00C550A2" w:rsidRDefault="00CD0184">
                  <w:pPr>
                    <w:pStyle w:val="normal0"/>
                    <w:spacing w:before="120"/>
                    <w:rPr>
                      <w:b/>
                      <w:sz w:val="20"/>
                      <w:szCs w:val="20"/>
                    </w:rPr>
                  </w:pPr>
                  <w:r>
                    <w:rPr>
                      <w:b/>
                      <w:color w:val="222222"/>
                      <w:sz w:val="20"/>
                      <w:szCs w:val="20"/>
                    </w:rPr>
                    <w:t>SUB 200,300,400</w:t>
                  </w:r>
                </w:p>
              </w:tc>
            </w:tr>
            <w:tr w:rsidR="00C550A2">
              <w:tc>
                <w:tcPr>
                  <w:tcW w:w="4580" w:type="dxa"/>
                  <w:shd w:val="clear" w:color="auto" w:fill="auto"/>
                  <w:tcMar>
                    <w:top w:w="100" w:type="dxa"/>
                    <w:left w:w="100" w:type="dxa"/>
                    <w:bottom w:w="100" w:type="dxa"/>
                    <w:right w:w="100" w:type="dxa"/>
                  </w:tcMar>
                </w:tcPr>
                <w:p w:rsidR="00C550A2" w:rsidRDefault="00CD0184">
                  <w:pPr>
                    <w:pStyle w:val="normal0"/>
                    <w:widowControl w:val="0"/>
                    <w:spacing w:line="240" w:lineRule="auto"/>
                    <w:rPr>
                      <w:b/>
                      <w:sz w:val="20"/>
                      <w:szCs w:val="20"/>
                    </w:rPr>
                  </w:pPr>
                  <w:r>
                    <w:rPr>
                      <w:b/>
                      <w:sz w:val="20"/>
                      <w:szCs w:val="20"/>
                    </w:rPr>
                    <w:t>150</w:t>
                  </w:r>
                </w:p>
              </w:tc>
              <w:tc>
                <w:tcPr>
                  <w:tcW w:w="4580" w:type="dxa"/>
                  <w:shd w:val="clear" w:color="auto" w:fill="auto"/>
                  <w:tcMar>
                    <w:top w:w="100" w:type="dxa"/>
                    <w:left w:w="100" w:type="dxa"/>
                    <w:bottom w:w="100" w:type="dxa"/>
                    <w:right w:w="100" w:type="dxa"/>
                  </w:tcMar>
                </w:tcPr>
                <w:p w:rsidR="00C550A2" w:rsidRDefault="00CD0184">
                  <w:pPr>
                    <w:pStyle w:val="normal0"/>
                    <w:spacing w:before="120"/>
                    <w:rPr>
                      <w:b/>
                      <w:sz w:val="20"/>
                      <w:szCs w:val="20"/>
                    </w:rPr>
                  </w:pPr>
                  <w:r>
                    <w:rPr>
                      <w:color w:val="222222"/>
                      <w:sz w:val="20"/>
                      <w:szCs w:val="20"/>
                    </w:rPr>
                    <w:t xml:space="preserve"> </w:t>
                  </w:r>
                  <w:r>
                    <w:rPr>
                      <w:b/>
                      <w:color w:val="222222"/>
                      <w:sz w:val="20"/>
                      <w:szCs w:val="20"/>
                    </w:rPr>
                    <w:t>ADD 500, 200, 400</w:t>
                  </w:r>
                </w:p>
              </w:tc>
            </w:tr>
            <w:tr w:rsidR="00C550A2">
              <w:tc>
                <w:tcPr>
                  <w:tcW w:w="4580" w:type="dxa"/>
                  <w:shd w:val="clear" w:color="auto" w:fill="auto"/>
                  <w:tcMar>
                    <w:top w:w="100" w:type="dxa"/>
                    <w:left w:w="100" w:type="dxa"/>
                    <w:bottom w:w="100" w:type="dxa"/>
                    <w:right w:w="100" w:type="dxa"/>
                  </w:tcMar>
                </w:tcPr>
                <w:p w:rsidR="00C550A2" w:rsidRDefault="00CD0184">
                  <w:pPr>
                    <w:pStyle w:val="normal0"/>
                    <w:widowControl w:val="0"/>
                    <w:spacing w:line="240" w:lineRule="auto"/>
                    <w:rPr>
                      <w:b/>
                      <w:sz w:val="20"/>
                      <w:szCs w:val="20"/>
                    </w:rPr>
                  </w:pPr>
                  <w:r>
                    <w:rPr>
                      <w:b/>
                      <w:sz w:val="20"/>
                      <w:szCs w:val="20"/>
                    </w:rPr>
                    <w:t>200</w:t>
                  </w:r>
                </w:p>
              </w:tc>
              <w:tc>
                <w:tcPr>
                  <w:tcW w:w="4580" w:type="dxa"/>
                  <w:shd w:val="clear" w:color="auto" w:fill="auto"/>
                  <w:tcMar>
                    <w:top w:w="100" w:type="dxa"/>
                    <w:left w:w="100" w:type="dxa"/>
                    <w:bottom w:w="100" w:type="dxa"/>
                    <w:right w:w="100" w:type="dxa"/>
                  </w:tcMar>
                </w:tcPr>
                <w:p w:rsidR="00C550A2" w:rsidRDefault="00CD0184">
                  <w:pPr>
                    <w:pStyle w:val="normal0"/>
                    <w:spacing w:line="240" w:lineRule="auto"/>
                    <w:rPr>
                      <w:b/>
                      <w:sz w:val="20"/>
                      <w:szCs w:val="20"/>
                    </w:rPr>
                  </w:pPr>
                  <w:r>
                    <w:rPr>
                      <w:b/>
                      <w:sz w:val="20"/>
                      <w:szCs w:val="20"/>
                    </w:rPr>
                    <w:t>590</w:t>
                  </w:r>
                </w:p>
              </w:tc>
            </w:tr>
            <w:tr w:rsidR="00C550A2">
              <w:tc>
                <w:tcPr>
                  <w:tcW w:w="4580" w:type="dxa"/>
                  <w:shd w:val="clear" w:color="auto" w:fill="auto"/>
                  <w:tcMar>
                    <w:top w:w="100" w:type="dxa"/>
                    <w:left w:w="100" w:type="dxa"/>
                    <w:bottom w:w="100" w:type="dxa"/>
                    <w:right w:w="100" w:type="dxa"/>
                  </w:tcMar>
                </w:tcPr>
                <w:p w:rsidR="00C550A2" w:rsidRDefault="00CD0184">
                  <w:pPr>
                    <w:pStyle w:val="normal0"/>
                    <w:widowControl w:val="0"/>
                    <w:spacing w:line="240" w:lineRule="auto"/>
                    <w:rPr>
                      <w:b/>
                      <w:sz w:val="20"/>
                      <w:szCs w:val="20"/>
                    </w:rPr>
                  </w:pPr>
                  <w:r>
                    <w:rPr>
                      <w:b/>
                      <w:sz w:val="20"/>
                      <w:szCs w:val="20"/>
                    </w:rPr>
                    <w:t>300</w:t>
                  </w:r>
                </w:p>
              </w:tc>
              <w:tc>
                <w:tcPr>
                  <w:tcW w:w="4580" w:type="dxa"/>
                  <w:shd w:val="clear" w:color="auto" w:fill="auto"/>
                  <w:tcMar>
                    <w:top w:w="100" w:type="dxa"/>
                    <w:left w:w="100" w:type="dxa"/>
                    <w:bottom w:w="100" w:type="dxa"/>
                    <w:right w:w="100" w:type="dxa"/>
                  </w:tcMar>
                </w:tcPr>
                <w:p w:rsidR="00C550A2" w:rsidRDefault="00CD0184">
                  <w:pPr>
                    <w:pStyle w:val="normal0"/>
                    <w:spacing w:line="240" w:lineRule="auto"/>
                    <w:rPr>
                      <w:b/>
                      <w:sz w:val="20"/>
                      <w:szCs w:val="20"/>
                    </w:rPr>
                  </w:pPr>
                  <w:r>
                    <w:rPr>
                      <w:b/>
                      <w:sz w:val="20"/>
                      <w:szCs w:val="20"/>
                    </w:rPr>
                    <w:t>392</w:t>
                  </w:r>
                </w:p>
              </w:tc>
            </w:tr>
            <w:tr w:rsidR="00C550A2">
              <w:tc>
                <w:tcPr>
                  <w:tcW w:w="4580" w:type="dxa"/>
                  <w:shd w:val="clear" w:color="auto" w:fill="auto"/>
                  <w:tcMar>
                    <w:top w:w="100" w:type="dxa"/>
                    <w:left w:w="100" w:type="dxa"/>
                    <w:bottom w:w="100" w:type="dxa"/>
                    <w:right w:w="100" w:type="dxa"/>
                  </w:tcMar>
                </w:tcPr>
                <w:p w:rsidR="00C550A2" w:rsidRDefault="00CD0184">
                  <w:pPr>
                    <w:pStyle w:val="normal0"/>
                    <w:widowControl w:val="0"/>
                    <w:spacing w:line="240" w:lineRule="auto"/>
                    <w:rPr>
                      <w:b/>
                      <w:sz w:val="20"/>
                      <w:szCs w:val="20"/>
                    </w:rPr>
                  </w:pPr>
                  <w:r>
                    <w:rPr>
                      <w:b/>
                      <w:sz w:val="20"/>
                      <w:szCs w:val="20"/>
                    </w:rPr>
                    <w:t>400</w:t>
                  </w:r>
                </w:p>
              </w:tc>
              <w:tc>
                <w:tcPr>
                  <w:tcW w:w="4580" w:type="dxa"/>
                  <w:shd w:val="clear" w:color="auto" w:fill="auto"/>
                  <w:tcMar>
                    <w:top w:w="100" w:type="dxa"/>
                    <w:left w:w="100" w:type="dxa"/>
                    <w:bottom w:w="100" w:type="dxa"/>
                    <w:right w:w="100" w:type="dxa"/>
                  </w:tcMar>
                </w:tcPr>
                <w:p w:rsidR="00C550A2" w:rsidRDefault="00CD0184">
                  <w:pPr>
                    <w:pStyle w:val="normal0"/>
                    <w:spacing w:line="240" w:lineRule="auto"/>
                    <w:rPr>
                      <w:b/>
                      <w:sz w:val="20"/>
                      <w:szCs w:val="20"/>
                    </w:rPr>
                  </w:pPr>
                  <w:r>
                    <w:rPr>
                      <w:b/>
                      <w:sz w:val="20"/>
                      <w:szCs w:val="20"/>
                    </w:rPr>
                    <w:t>192</w:t>
                  </w:r>
                </w:p>
              </w:tc>
            </w:tr>
            <w:tr w:rsidR="00C550A2">
              <w:tc>
                <w:tcPr>
                  <w:tcW w:w="4580" w:type="dxa"/>
                  <w:shd w:val="clear" w:color="auto" w:fill="auto"/>
                  <w:tcMar>
                    <w:top w:w="100" w:type="dxa"/>
                    <w:left w:w="100" w:type="dxa"/>
                    <w:bottom w:w="100" w:type="dxa"/>
                    <w:right w:w="100" w:type="dxa"/>
                  </w:tcMar>
                </w:tcPr>
                <w:p w:rsidR="00C550A2" w:rsidRDefault="00CD0184">
                  <w:pPr>
                    <w:pStyle w:val="normal0"/>
                    <w:widowControl w:val="0"/>
                    <w:spacing w:line="240" w:lineRule="auto"/>
                    <w:rPr>
                      <w:b/>
                      <w:sz w:val="20"/>
                      <w:szCs w:val="20"/>
                    </w:rPr>
                  </w:pPr>
                  <w:r>
                    <w:rPr>
                      <w:b/>
                      <w:sz w:val="20"/>
                      <w:szCs w:val="20"/>
                    </w:rPr>
                    <w:t>500</w:t>
                  </w:r>
                </w:p>
              </w:tc>
              <w:tc>
                <w:tcPr>
                  <w:tcW w:w="4580" w:type="dxa"/>
                  <w:shd w:val="clear" w:color="auto" w:fill="auto"/>
                  <w:tcMar>
                    <w:top w:w="100" w:type="dxa"/>
                    <w:left w:w="100" w:type="dxa"/>
                    <w:bottom w:w="100" w:type="dxa"/>
                    <w:right w:w="100" w:type="dxa"/>
                  </w:tcMar>
                </w:tcPr>
                <w:p w:rsidR="00C550A2" w:rsidRDefault="00CD0184">
                  <w:pPr>
                    <w:pStyle w:val="normal0"/>
                    <w:spacing w:line="240" w:lineRule="auto"/>
                    <w:rPr>
                      <w:b/>
                      <w:sz w:val="20"/>
                      <w:szCs w:val="20"/>
                    </w:rPr>
                  </w:pPr>
                  <w:r>
                    <w:rPr>
                      <w:b/>
                      <w:sz w:val="20"/>
                      <w:szCs w:val="20"/>
                    </w:rPr>
                    <w:t>111</w:t>
                  </w:r>
                </w:p>
              </w:tc>
            </w:tr>
            <w:tr w:rsidR="00C550A2">
              <w:tc>
                <w:tcPr>
                  <w:tcW w:w="4580" w:type="dxa"/>
                  <w:shd w:val="clear" w:color="auto" w:fill="auto"/>
                  <w:tcMar>
                    <w:top w:w="100" w:type="dxa"/>
                    <w:left w:w="100" w:type="dxa"/>
                    <w:bottom w:w="100" w:type="dxa"/>
                    <w:right w:w="100" w:type="dxa"/>
                  </w:tcMar>
                </w:tcPr>
                <w:p w:rsidR="00C550A2" w:rsidRDefault="00CD0184">
                  <w:pPr>
                    <w:pStyle w:val="normal0"/>
                    <w:widowControl w:val="0"/>
                    <w:spacing w:line="240" w:lineRule="auto"/>
                    <w:rPr>
                      <w:b/>
                      <w:sz w:val="20"/>
                      <w:szCs w:val="20"/>
                    </w:rPr>
                  </w:pPr>
                  <w:r>
                    <w:rPr>
                      <w:b/>
                      <w:sz w:val="20"/>
                      <w:szCs w:val="20"/>
                    </w:rPr>
                    <w:t>600</w:t>
                  </w:r>
                </w:p>
              </w:tc>
              <w:tc>
                <w:tcPr>
                  <w:tcW w:w="4580" w:type="dxa"/>
                  <w:shd w:val="clear" w:color="auto" w:fill="auto"/>
                  <w:tcMar>
                    <w:top w:w="100" w:type="dxa"/>
                    <w:left w:w="100" w:type="dxa"/>
                    <w:bottom w:w="100" w:type="dxa"/>
                    <w:right w:w="100" w:type="dxa"/>
                  </w:tcMar>
                </w:tcPr>
                <w:p w:rsidR="00C550A2" w:rsidRDefault="00CD0184">
                  <w:pPr>
                    <w:pStyle w:val="normal0"/>
                    <w:spacing w:line="240" w:lineRule="auto"/>
                    <w:rPr>
                      <w:b/>
                      <w:sz w:val="20"/>
                      <w:szCs w:val="20"/>
                    </w:rPr>
                  </w:pPr>
                  <w:r>
                    <w:rPr>
                      <w:b/>
                      <w:sz w:val="20"/>
                      <w:szCs w:val="20"/>
                    </w:rPr>
                    <w:t>222</w:t>
                  </w:r>
                </w:p>
              </w:tc>
            </w:tr>
          </w:tbl>
          <w:p w:rsidR="00C550A2" w:rsidRDefault="00C550A2">
            <w:pPr>
              <w:pStyle w:val="normal0"/>
              <w:widowControl w:val="0"/>
              <w:pBdr>
                <w:top w:val="nil"/>
                <w:left w:val="nil"/>
                <w:bottom w:val="nil"/>
                <w:right w:val="nil"/>
                <w:between w:val="nil"/>
              </w:pBdr>
              <w:spacing w:line="240" w:lineRule="auto"/>
              <w:rPr>
                <w:b/>
                <w:sz w:val="20"/>
                <w:szCs w:val="20"/>
              </w:rPr>
            </w:pPr>
          </w:p>
        </w:tc>
      </w:tr>
    </w:tbl>
    <w:p w:rsidR="00C550A2" w:rsidRDefault="00C550A2">
      <w:pPr>
        <w:pStyle w:val="normal0"/>
        <w:rPr>
          <w:b/>
          <w:sz w:val="24"/>
          <w:szCs w:val="24"/>
        </w:rPr>
      </w:pPr>
    </w:p>
    <w:p w:rsidR="00C550A2" w:rsidRDefault="00CD0184">
      <w:pPr>
        <w:pStyle w:val="normal0"/>
        <w:rPr>
          <w:b/>
          <w:sz w:val="24"/>
          <w:szCs w:val="24"/>
        </w:rPr>
      </w:pPr>
      <w:r>
        <w:rPr>
          <w:b/>
          <w:sz w:val="24"/>
          <w:szCs w:val="24"/>
        </w:rPr>
        <w:t>Step 2</w:t>
      </w:r>
      <w:proofErr w:type="gramStart"/>
      <w:r>
        <w:rPr>
          <w:b/>
          <w:sz w:val="24"/>
          <w:szCs w:val="24"/>
        </w:rPr>
        <w:t>:Instruction</w:t>
      </w:r>
      <w:proofErr w:type="gramEnd"/>
      <w:r>
        <w:rPr>
          <w:b/>
          <w:sz w:val="24"/>
          <w:szCs w:val="24"/>
        </w:rPr>
        <w:t xml:space="preserve"> Decode</w:t>
      </w:r>
    </w:p>
    <w:tbl>
      <w:tblPr>
        <w:tblStyle w:val="aff"/>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360"/>
      </w:tblGrid>
      <w:tr w:rsidR="00C550A2">
        <w:tc>
          <w:tcPr>
            <w:tcW w:w="9360" w:type="dxa"/>
            <w:shd w:val="clear" w:color="auto" w:fill="auto"/>
            <w:tcMar>
              <w:top w:w="100" w:type="dxa"/>
              <w:left w:w="100" w:type="dxa"/>
              <w:bottom w:w="100" w:type="dxa"/>
              <w:right w:w="100" w:type="dxa"/>
            </w:tcMar>
          </w:tcPr>
          <w:p w:rsidR="00C550A2" w:rsidRDefault="00C550A2">
            <w:pPr>
              <w:pStyle w:val="normal0"/>
              <w:widowControl w:val="0"/>
              <w:spacing w:line="240" w:lineRule="auto"/>
              <w:rPr>
                <w:b/>
                <w:sz w:val="20"/>
                <w:szCs w:val="20"/>
              </w:rPr>
            </w:pPr>
          </w:p>
          <w:tbl>
            <w:tblPr>
              <w:tblStyle w:val="aff0"/>
              <w:tblW w:w="9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4580"/>
              <w:gridCol w:w="4580"/>
            </w:tblGrid>
            <w:tr w:rsidR="00C550A2">
              <w:tc>
                <w:tcPr>
                  <w:tcW w:w="4580" w:type="dxa"/>
                  <w:shd w:val="clear" w:color="auto" w:fill="auto"/>
                  <w:tcMar>
                    <w:top w:w="100" w:type="dxa"/>
                    <w:left w:w="100" w:type="dxa"/>
                    <w:bottom w:w="100" w:type="dxa"/>
                    <w:right w:w="100" w:type="dxa"/>
                  </w:tcMar>
                </w:tcPr>
                <w:p w:rsidR="00C550A2" w:rsidRDefault="00CD0184">
                  <w:pPr>
                    <w:pStyle w:val="normal0"/>
                    <w:widowControl w:val="0"/>
                    <w:pBdr>
                      <w:top w:val="nil"/>
                      <w:left w:val="nil"/>
                      <w:bottom w:val="nil"/>
                      <w:right w:val="nil"/>
                      <w:between w:val="nil"/>
                    </w:pBdr>
                    <w:spacing w:line="240" w:lineRule="auto"/>
                    <w:rPr>
                      <w:b/>
                      <w:sz w:val="20"/>
                      <w:szCs w:val="20"/>
                      <w:u w:val="single"/>
                    </w:rPr>
                  </w:pPr>
                  <w:r>
                    <w:rPr>
                      <w:b/>
                      <w:sz w:val="20"/>
                      <w:szCs w:val="20"/>
                      <w:u w:val="single"/>
                    </w:rPr>
                    <w:t>ALU</w:t>
                  </w:r>
                </w:p>
                <w:p w:rsidR="00C550A2" w:rsidRDefault="00C550A2">
                  <w:pPr>
                    <w:pStyle w:val="normal0"/>
                    <w:widowControl w:val="0"/>
                    <w:pBdr>
                      <w:top w:val="nil"/>
                      <w:left w:val="nil"/>
                      <w:bottom w:val="nil"/>
                      <w:right w:val="nil"/>
                      <w:between w:val="nil"/>
                    </w:pBdr>
                    <w:spacing w:line="240" w:lineRule="auto"/>
                    <w:rPr>
                      <w:b/>
                      <w:sz w:val="20"/>
                      <w:szCs w:val="20"/>
                      <w:u w:val="single"/>
                    </w:rPr>
                  </w:pPr>
                </w:p>
                <w:p w:rsidR="00C550A2" w:rsidRDefault="00CD0184">
                  <w:pPr>
                    <w:pStyle w:val="normal0"/>
                    <w:widowControl w:val="0"/>
                    <w:pBdr>
                      <w:top w:val="nil"/>
                      <w:left w:val="nil"/>
                      <w:bottom w:val="nil"/>
                      <w:right w:val="nil"/>
                      <w:between w:val="nil"/>
                    </w:pBdr>
                    <w:spacing w:line="240" w:lineRule="auto"/>
                    <w:rPr>
                      <w:b/>
                      <w:color w:val="00FF00"/>
                      <w:sz w:val="20"/>
                      <w:szCs w:val="20"/>
                    </w:rPr>
                  </w:pPr>
                  <w:r>
                    <w:rPr>
                      <w:b/>
                      <w:color w:val="00FF00"/>
                      <w:sz w:val="20"/>
                      <w:szCs w:val="20"/>
                    </w:rPr>
                    <w:t>[300]</w:t>
                  </w:r>
                </w:p>
                <w:p w:rsidR="00C550A2" w:rsidRDefault="00CD0184">
                  <w:pPr>
                    <w:pStyle w:val="normal0"/>
                    <w:widowControl w:val="0"/>
                    <w:pBdr>
                      <w:top w:val="nil"/>
                      <w:left w:val="nil"/>
                      <w:bottom w:val="nil"/>
                      <w:right w:val="nil"/>
                      <w:between w:val="nil"/>
                    </w:pBdr>
                    <w:spacing w:line="240" w:lineRule="auto"/>
                    <w:rPr>
                      <w:b/>
                      <w:color w:val="00FF00"/>
                      <w:sz w:val="20"/>
                      <w:szCs w:val="20"/>
                    </w:rPr>
                  </w:pPr>
                  <w:r>
                    <w:rPr>
                      <w:b/>
                      <w:color w:val="00FF00"/>
                      <w:sz w:val="20"/>
                      <w:szCs w:val="20"/>
                    </w:rPr>
                    <w:t>[400]</w:t>
                  </w:r>
                </w:p>
                <w:p w:rsidR="00C550A2" w:rsidRDefault="00CD0184">
                  <w:pPr>
                    <w:pStyle w:val="normal0"/>
                    <w:widowControl w:val="0"/>
                    <w:pBdr>
                      <w:top w:val="nil"/>
                      <w:left w:val="nil"/>
                      <w:bottom w:val="nil"/>
                      <w:right w:val="nil"/>
                      <w:between w:val="nil"/>
                    </w:pBdr>
                    <w:spacing w:line="240" w:lineRule="auto"/>
                    <w:rPr>
                      <w:b/>
                      <w:color w:val="00FF00"/>
                      <w:sz w:val="20"/>
                      <w:szCs w:val="20"/>
                    </w:rPr>
                  </w:pPr>
                  <w:r>
                    <w:rPr>
                      <w:b/>
                      <w:color w:val="00FF00"/>
                      <w:sz w:val="20"/>
                      <w:szCs w:val="20"/>
                    </w:rPr>
                    <w:t>[200]</w:t>
                  </w:r>
                </w:p>
                <w:p w:rsidR="00C550A2" w:rsidRDefault="00C550A2">
                  <w:pPr>
                    <w:pStyle w:val="normal0"/>
                    <w:widowControl w:val="0"/>
                    <w:pBdr>
                      <w:top w:val="nil"/>
                      <w:left w:val="nil"/>
                      <w:bottom w:val="nil"/>
                      <w:right w:val="nil"/>
                      <w:between w:val="nil"/>
                    </w:pBdr>
                    <w:spacing w:line="240" w:lineRule="auto"/>
                    <w:rPr>
                      <w:b/>
                      <w:sz w:val="20"/>
                      <w:szCs w:val="20"/>
                      <w:u w:val="single"/>
                    </w:rPr>
                  </w:pPr>
                </w:p>
                <w:p w:rsidR="00C550A2" w:rsidRDefault="00C550A2">
                  <w:pPr>
                    <w:pStyle w:val="normal0"/>
                    <w:widowControl w:val="0"/>
                    <w:pBdr>
                      <w:top w:val="nil"/>
                      <w:left w:val="nil"/>
                      <w:bottom w:val="nil"/>
                      <w:right w:val="nil"/>
                      <w:between w:val="nil"/>
                    </w:pBdr>
                    <w:spacing w:line="240" w:lineRule="auto"/>
                    <w:rPr>
                      <w:b/>
                      <w:sz w:val="20"/>
                      <w:szCs w:val="20"/>
                      <w:u w:val="single"/>
                    </w:rPr>
                  </w:pPr>
                </w:p>
                <w:p w:rsidR="00C550A2" w:rsidRDefault="00C550A2">
                  <w:pPr>
                    <w:pStyle w:val="normal0"/>
                    <w:widowControl w:val="0"/>
                    <w:pBdr>
                      <w:top w:val="nil"/>
                      <w:left w:val="nil"/>
                      <w:bottom w:val="nil"/>
                      <w:right w:val="nil"/>
                      <w:between w:val="nil"/>
                    </w:pBdr>
                    <w:spacing w:line="240" w:lineRule="auto"/>
                    <w:rPr>
                      <w:b/>
                      <w:sz w:val="20"/>
                      <w:szCs w:val="20"/>
                      <w:u w:val="single"/>
                    </w:rPr>
                  </w:pPr>
                </w:p>
                <w:p w:rsidR="00C550A2" w:rsidRDefault="00C550A2">
                  <w:pPr>
                    <w:pStyle w:val="normal0"/>
                    <w:widowControl w:val="0"/>
                    <w:pBdr>
                      <w:top w:val="nil"/>
                      <w:left w:val="nil"/>
                      <w:bottom w:val="nil"/>
                      <w:right w:val="nil"/>
                      <w:between w:val="nil"/>
                    </w:pBdr>
                    <w:spacing w:line="240" w:lineRule="auto"/>
                    <w:rPr>
                      <w:b/>
                      <w:sz w:val="20"/>
                      <w:szCs w:val="20"/>
                      <w:u w:val="single"/>
                    </w:rPr>
                  </w:pPr>
                </w:p>
              </w:tc>
              <w:tc>
                <w:tcPr>
                  <w:tcW w:w="4580" w:type="dxa"/>
                  <w:shd w:val="clear" w:color="auto" w:fill="auto"/>
                  <w:tcMar>
                    <w:top w:w="100" w:type="dxa"/>
                    <w:left w:w="100" w:type="dxa"/>
                    <w:bottom w:w="100" w:type="dxa"/>
                    <w:right w:w="100" w:type="dxa"/>
                  </w:tcMar>
                </w:tcPr>
                <w:p w:rsidR="00C550A2" w:rsidRDefault="00CD0184">
                  <w:pPr>
                    <w:pStyle w:val="normal0"/>
                    <w:widowControl w:val="0"/>
                    <w:pBdr>
                      <w:top w:val="nil"/>
                      <w:left w:val="nil"/>
                      <w:bottom w:val="nil"/>
                      <w:right w:val="nil"/>
                      <w:between w:val="nil"/>
                    </w:pBdr>
                    <w:spacing w:line="240" w:lineRule="auto"/>
                    <w:rPr>
                      <w:b/>
                      <w:sz w:val="20"/>
                      <w:szCs w:val="20"/>
                      <w:u w:val="single"/>
                    </w:rPr>
                  </w:pPr>
                  <w:r>
                    <w:rPr>
                      <w:b/>
                      <w:sz w:val="20"/>
                      <w:szCs w:val="20"/>
                      <w:u w:val="single"/>
                    </w:rPr>
                    <w:t>Control Unit</w:t>
                  </w:r>
                </w:p>
                <w:p w:rsidR="00C550A2" w:rsidRDefault="00C550A2">
                  <w:pPr>
                    <w:pStyle w:val="normal0"/>
                    <w:widowControl w:val="0"/>
                    <w:spacing w:line="240" w:lineRule="auto"/>
                    <w:rPr>
                      <w:b/>
                      <w:sz w:val="20"/>
                      <w:szCs w:val="20"/>
                      <w:u w:val="single"/>
                    </w:rPr>
                  </w:pPr>
                </w:p>
                <w:p w:rsidR="00C550A2" w:rsidRDefault="00CD0184">
                  <w:pPr>
                    <w:pStyle w:val="normal0"/>
                    <w:widowControl w:val="0"/>
                    <w:pBdr>
                      <w:top w:val="nil"/>
                      <w:left w:val="nil"/>
                      <w:bottom w:val="nil"/>
                      <w:right w:val="nil"/>
                      <w:between w:val="nil"/>
                    </w:pBdr>
                    <w:spacing w:line="240" w:lineRule="auto"/>
                    <w:rPr>
                      <w:b/>
                      <w:color w:val="00FF00"/>
                      <w:sz w:val="20"/>
                      <w:szCs w:val="20"/>
                    </w:rPr>
                  </w:pPr>
                  <w:r>
                    <w:rPr>
                      <w:b/>
                      <w:color w:val="00FF00"/>
                      <w:sz w:val="20"/>
                      <w:szCs w:val="20"/>
                    </w:rPr>
                    <w:t>PC:150</w:t>
                  </w:r>
                </w:p>
                <w:p w:rsidR="00C550A2" w:rsidRDefault="00C550A2">
                  <w:pPr>
                    <w:pStyle w:val="normal0"/>
                    <w:widowControl w:val="0"/>
                    <w:pBdr>
                      <w:top w:val="nil"/>
                      <w:left w:val="nil"/>
                      <w:bottom w:val="nil"/>
                      <w:right w:val="nil"/>
                      <w:between w:val="nil"/>
                    </w:pBdr>
                    <w:spacing w:line="240" w:lineRule="auto"/>
                    <w:rPr>
                      <w:b/>
                      <w:color w:val="00FF00"/>
                      <w:sz w:val="20"/>
                      <w:szCs w:val="20"/>
                    </w:rPr>
                  </w:pPr>
                </w:p>
                <w:p w:rsidR="00C550A2" w:rsidRDefault="00CD0184">
                  <w:pPr>
                    <w:pStyle w:val="normal0"/>
                    <w:widowControl w:val="0"/>
                    <w:pBdr>
                      <w:top w:val="nil"/>
                      <w:left w:val="nil"/>
                      <w:bottom w:val="nil"/>
                      <w:right w:val="nil"/>
                      <w:between w:val="nil"/>
                    </w:pBdr>
                    <w:spacing w:line="240" w:lineRule="auto"/>
                    <w:rPr>
                      <w:b/>
                      <w:color w:val="00FF00"/>
                      <w:sz w:val="20"/>
                      <w:szCs w:val="20"/>
                    </w:rPr>
                  </w:pPr>
                  <w:r>
                    <w:rPr>
                      <w:b/>
                      <w:color w:val="00FF00"/>
                      <w:sz w:val="20"/>
                      <w:szCs w:val="20"/>
                    </w:rPr>
                    <w:t>SUB 200,300,400</w:t>
                  </w:r>
                </w:p>
              </w:tc>
            </w:tr>
          </w:tbl>
          <w:p w:rsidR="00C550A2" w:rsidRDefault="00C550A2">
            <w:pPr>
              <w:pStyle w:val="normal0"/>
              <w:widowControl w:val="0"/>
              <w:spacing w:line="240" w:lineRule="auto"/>
              <w:rPr>
                <w:b/>
                <w:sz w:val="20"/>
                <w:szCs w:val="20"/>
              </w:rPr>
            </w:pPr>
          </w:p>
          <w:tbl>
            <w:tblPr>
              <w:tblStyle w:val="aff1"/>
              <w:tblW w:w="9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4580"/>
              <w:gridCol w:w="4580"/>
            </w:tblGrid>
            <w:tr w:rsidR="00C550A2">
              <w:trPr>
                <w:trHeight w:val="400"/>
              </w:trPr>
              <w:tc>
                <w:tcPr>
                  <w:tcW w:w="9160" w:type="dxa"/>
                  <w:gridSpan w:val="2"/>
                  <w:shd w:val="clear" w:color="auto" w:fill="auto"/>
                  <w:tcMar>
                    <w:top w:w="100" w:type="dxa"/>
                    <w:left w:w="100" w:type="dxa"/>
                    <w:bottom w:w="100" w:type="dxa"/>
                    <w:right w:w="100" w:type="dxa"/>
                  </w:tcMar>
                </w:tcPr>
                <w:p w:rsidR="00C550A2" w:rsidRDefault="00CD0184">
                  <w:pPr>
                    <w:pStyle w:val="normal0"/>
                    <w:widowControl w:val="0"/>
                    <w:spacing w:line="240" w:lineRule="auto"/>
                    <w:rPr>
                      <w:b/>
                      <w:sz w:val="20"/>
                      <w:szCs w:val="20"/>
                      <w:u w:val="single"/>
                    </w:rPr>
                  </w:pPr>
                  <w:r>
                    <w:rPr>
                      <w:b/>
                      <w:sz w:val="20"/>
                      <w:szCs w:val="20"/>
                      <w:u w:val="single"/>
                    </w:rPr>
                    <w:lastRenderedPageBreak/>
                    <w:t>RAM</w:t>
                  </w:r>
                </w:p>
              </w:tc>
            </w:tr>
            <w:tr w:rsidR="00C550A2">
              <w:tc>
                <w:tcPr>
                  <w:tcW w:w="4580" w:type="dxa"/>
                  <w:shd w:val="clear" w:color="auto" w:fill="auto"/>
                  <w:tcMar>
                    <w:top w:w="100" w:type="dxa"/>
                    <w:left w:w="100" w:type="dxa"/>
                    <w:bottom w:w="100" w:type="dxa"/>
                    <w:right w:w="100" w:type="dxa"/>
                  </w:tcMar>
                </w:tcPr>
                <w:p w:rsidR="00C550A2" w:rsidRDefault="00CD0184">
                  <w:pPr>
                    <w:pStyle w:val="normal0"/>
                    <w:widowControl w:val="0"/>
                    <w:spacing w:line="240" w:lineRule="auto"/>
                    <w:rPr>
                      <w:b/>
                      <w:sz w:val="20"/>
                      <w:szCs w:val="20"/>
                    </w:rPr>
                  </w:pPr>
                  <w:r>
                    <w:rPr>
                      <w:b/>
                      <w:sz w:val="20"/>
                      <w:szCs w:val="20"/>
                    </w:rPr>
                    <w:t>Address</w:t>
                  </w:r>
                </w:p>
              </w:tc>
              <w:tc>
                <w:tcPr>
                  <w:tcW w:w="4580" w:type="dxa"/>
                  <w:shd w:val="clear" w:color="auto" w:fill="auto"/>
                  <w:tcMar>
                    <w:top w:w="100" w:type="dxa"/>
                    <w:left w:w="100" w:type="dxa"/>
                    <w:bottom w:w="100" w:type="dxa"/>
                    <w:right w:w="100" w:type="dxa"/>
                  </w:tcMar>
                </w:tcPr>
                <w:p w:rsidR="00C550A2" w:rsidRDefault="00CD0184">
                  <w:pPr>
                    <w:pStyle w:val="normal0"/>
                    <w:widowControl w:val="0"/>
                    <w:spacing w:line="240" w:lineRule="auto"/>
                    <w:rPr>
                      <w:b/>
                      <w:sz w:val="20"/>
                      <w:szCs w:val="20"/>
                    </w:rPr>
                  </w:pPr>
                  <w:r>
                    <w:rPr>
                      <w:b/>
                      <w:sz w:val="20"/>
                      <w:szCs w:val="20"/>
                    </w:rPr>
                    <w:t>Content</w:t>
                  </w:r>
                </w:p>
              </w:tc>
            </w:tr>
            <w:tr w:rsidR="00C550A2">
              <w:tc>
                <w:tcPr>
                  <w:tcW w:w="4580" w:type="dxa"/>
                  <w:shd w:val="clear" w:color="auto" w:fill="auto"/>
                  <w:tcMar>
                    <w:top w:w="100" w:type="dxa"/>
                    <w:left w:w="100" w:type="dxa"/>
                    <w:bottom w:w="100" w:type="dxa"/>
                    <w:right w:w="100" w:type="dxa"/>
                  </w:tcMar>
                </w:tcPr>
                <w:p w:rsidR="00C550A2" w:rsidRDefault="00CD0184">
                  <w:pPr>
                    <w:pStyle w:val="normal0"/>
                    <w:widowControl w:val="0"/>
                    <w:spacing w:line="240" w:lineRule="auto"/>
                    <w:rPr>
                      <w:b/>
                      <w:sz w:val="20"/>
                      <w:szCs w:val="20"/>
                    </w:rPr>
                  </w:pPr>
                  <w:r>
                    <w:rPr>
                      <w:b/>
                      <w:sz w:val="20"/>
                      <w:szCs w:val="20"/>
                    </w:rPr>
                    <w:t>100</w:t>
                  </w:r>
                </w:p>
              </w:tc>
              <w:tc>
                <w:tcPr>
                  <w:tcW w:w="4580" w:type="dxa"/>
                  <w:shd w:val="clear" w:color="auto" w:fill="auto"/>
                  <w:tcMar>
                    <w:top w:w="100" w:type="dxa"/>
                    <w:left w:w="100" w:type="dxa"/>
                    <w:bottom w:w="100" w:type="dxa"/>
                    <w:right w:w="100" w:type="dxa"/>
                  </w:tcMar>
                </w:tcPr>
                <w:p w:rsidR="00C550A2" w:rsidRDefault="00CD0184">
                  <w:pPr>
                    <w:pStyle w:val="normal0"/>
                    <w:spacing w:before="120"/>
                    <w:rPr>
                      <w:b/>
                      <w:sz w:val="20"/>
                      <w:szCs w:val="20"/>
                    </w:rPr>
                  </w:pPr>
                  <w:r>
                    <w:rPr>
                      <w:b/>
                      <w:color w:val="222222"/>
                      <w:sz w:val="20"/>
                      <w:szCs w:val="20"/>
                    </w:rPr>
                    <w:t>SUB 200,300,400</w:t>
                  </w:r>
                </w:p>
              </w:tc>
            </w:tr>
            <w:tr w:rsidR="00C550A2">
              <w:tc>
                <w:tcPr>
                  <w:tcW w:w="4580" w:type="dxa"/>
                  <w:shd w:val="clear" w:color="auto" w:fill="auto"/>
                  <w:tcMar>
                    <w:top w:w="100" w:type="dxa"/>
                    <w:left w:w="100" w:type="dxa"/>
                    <w:bottom w:w="100" w:type="dxa"/>
                    <w:right w:w="100" w:type="dxa"/>
                  </w:tcMar>
                </w:tcPr>
                <w:p w:rsidR="00C550A2" w:rsidRDefault="00CD0184">
                  <w:pPr>
                    <w:pStyle w:val="normal0"/>
                    <w:widowControl w:val="0"/>
                    <w:spacing w:line="240" w:lineRule="auto"/>
                    <w:rPr>
                      <w:b/>
                      <w:sz w:val="20"/>
                      <w:szCs w:val="20"/>
                    </w:rPr>
                  </w:pPr>
                  <w:r>
                    <w:rPr>
                      <w:b/>
                      <w:sz w:val="20"/>
                      <w:szCs w:val="20"/>
                    </w:rPr>
                    <w:t>150</w:t>
                  </w:r>
                </w:p>
              </w:tc>
              <w:tc>
                <w:tcPr>
                  <w:tcW w:w="4580" w:type="dxa"/>
                  <w:shd w:val="clear" w:color="auto" w:fill="auto"/>
                  <w:tcMar>
                    <w:top w:w="100" w:type="dxa"/>
                    <w:left w:w="100" w:type="dxa"/>
                    <w:bottom w:w="100" w:type="dxa"/>
                    <w:right w:w="100" w:type="dxa"/>
                  </w:tcMar>
                </w:tcPr>
                <w:p w:rsidR="00C550A2" w:rsidRDefault="00CD0184">
                  <w:pPr>
                    <w:pStyle w:val="normal0"/>
                    <w:spacing w:before="120"/>
                    <w:rPr>
                      <w:b/>
                      <w:sz w:val="20"/>
                      <w:szCs w:val="20"/>
                    </w:rPr>
                  </w:pPr>
                  <w:r>
                    <w:rPr>
                      <w:color w:val="222222"/>
                      <w:sz w:val="20"/>
                      <w:szCs w:val="20"/>
                    </w:rPr>
                    <w:t xml:space="preserve"> </w:t>
                  </w:r>
                  <w:r>
                    <w:rPr>
                      <w:b/>
                      <w:color w:val="222222"/>
                      <w:sz w:val="20"/>
                      <w:szCs w:val="20"/>
                    </w:rPr>
                    <w:t>ADD 500, 200, 400</w:t>
                  </w:r>
                </w:p>
              </w:tc>
            </w:tr>
            <w:tr w:rsidR="00C550A2">
              <w:tc>
                <w:tcPr>
                  <w:tcW w:w="4580" w:type="dxa"/>
                  <w:shd w:val="clear" w:color="auto" w:fill="auto"/>
                  <w:tcMar>
                    <w:top w:w="100" w:type="dxa"/>
                    <w:left w:w="100" w:type="dxa"/>
                    <w:bottom w:w="100" w:type="dxa"/>
                    <w:right w:w="100" w:type="dxa"/>
                  </w:tcMar>
                </w:tcPr>
                <w:p w:rsidR="00C550A2" w:rsidRDefault="00CD0184">
                  <w:pPr>
                    <w:pStyle w:val="normal0"/>
                    <w:widowControl w:val="0"/>
                    <w:spacing w:line="240" w:lineRule="auto"/>
                    <w:rPr>
                      <w:b/>
                      <w:sz w:val="20"/>
                      <w:szCs w:val="20"/>
                    </w:rPr>
                  </w:pPr>
                  <w:r>
                    <w:rPr>
                      <w:b/>
                      <w:sz w:val="20"/>
                      <w:szCs w:val="20"/>
                    </w:rPr>
                    <w:t>200</w:t>
                  </w:r>
                </w:p>
              </w:tc>
              <w:tc>
                <w:tcPr>
                  <w:tcW w:w="4580" w:type="dxa"/>
                  <w:shd w:val="clear" w:color="auto" w:fill="auto"/>
                  <w:tcMar>
                    <w:top w:w="100" w:type="dxa"/>
                    <w:left w:w="100" w:type="dxa"/>
                    <w:bottom w:w="100" w:type="dxa"/>
                    <w:right w:w="100" w:type="dxa"/>
                  </w:tcMar>
                </w:tcPr>
                <w:p w:rsidR="00C550A2" w:rsidRDefault="00CD0184">
                  <w:pPr>
                    <w:pStyle w:val="normal0"/>
                    <w:spacing w:line="240" w:lineRule="auto"/>
                    <w:rPr>
                      <w:b/>
                      <w:sz w:val="20"/>
                      <w:szCs w:val="20"/>
                    </w:rPr>
                  </w:pPr>
                  <w:r>
                    <w:rPr>
                      <w:b/>
                      <w:sz w:val="20"/>
                      <w:szCs w:val="20"/>
                    </w:rPr>
                    <w:t>590</w:t>
                  </w:r>
                </w:p>
              </w:tc>
            </w:tr>
            <w:tr w:rsidR="00C550A2">
              <w:tc>
                <w:tcPr>
                  <w:tcW w:w="4580" w:type="dxa"/>
                  <w:shd w:val="clear" w:color="auto" w:fill="auto"/>
                  <w:tcMar>
                    <w:top w:w="100" w:type="dxa"/>
                    <w:left w:w="100" w:type="dxa"/>
                    <w:bottom w:w="100" w:type="dxa"/>
                    <w:right w:w="100" w:type="dxa"/>
                  </w:tcMar>
                </w:tcPr>
                <w:p w:rsidR="00C550A2" w:rsidRDefault="00CD0184">
                  <w:pPr>
                    <w:pStyle w:val="normal0"/>
                    <w:widowControl w:val="0"/>
                    <w:spacing w:line="240" w:lineRule="auto"/>
                    <w:rPr>
                      <w:b/>
                      <w:sz w:val="20"/>
                      <w:szCs w:val="20"/>
                    </w:rPr>
                  </w:pPr>
                  <w:r>
                    <w:rPr>
                      <w:b/>
                      <w:sz w:val="20"/>
                      <w:szCs w:val="20"/>
                    </w:rPr>
                    <w:t>300</w:t>
                  </w:r>
                </w:p>
              </w:tc>
              <w:tc>
                <w:tcPr>
                  <w:tcW w:w="4580" w:type="dxa"/>
                  <w:shd w:val="clear" w:color="auto" w:fill="auto"/>
                  <w:tcMar>
                    <w:top w:w="100" w:type="dxa"/>
                    <w:left w:w="100" w:type="dxa"/>
                    <w:bottom w:w="100" w:type="dxa"/>
                    <w:right w:w="100" w:type="dxa"/>
                  </w:tcMar>
                </w:tcPr>
                <w:p w:rsidR="00C550A2" w:rsidRDefault="00CD0184">
                  <w:pPr>
                    <w:pStyle w:val="normal0"/>
                    <w:spacing w:line="240" w:lineRule="auto"/>
                    <w:rPr>
                      <w:b/>
                      <w:sz w:val="20"/>
                      <w:szCs w:val="20"/>
                    </w:rPr>
                  </w:pPr>
                  <w:r>
                    <w:rPr>
                      <w:b/>
                      <w:sz w:val="20"/>
                      <w:szCs w:val="20"/>
                    </w:rPr>
                    <w:t>392</w:t>
                  </w:r>
                </w:p>
              </w:tc>
            </w:tr>
            <w:tr w:rsidR="00C550A2">
              <w:tc>
                <w:tcPr>
                  <w:tcW w:w="4580" w:type="dxa"/>
                  <w:shd w:val="clear" w:color="auto" w:fill="auto"/>
                  <w:tcMar>
                    <w:top w:w="100" w:type="dxa"/>
                    <w:left w:w="100" w:type="dxa"/>
                    <w:bottom w:w="100" w:type="dxa"/>
                    <w:right w:w="100" w:type="dxa"/>
                  </w:tcMar>
                </w:tcPr>
                <w:p w:rsidR="00C550A2" w:rsidRDefault="00CD0184">
                  <w:pPr>
                    <w:pStyle w:val="normal0"/>
                    <w:widowControl w:val="0"/>
                    <w:spacing w:line="240" w:lineRule="auto"/>
                    <w:rPr>
                      <w:b/>
                      <w:sz w:val="20"/>
                      <w:szCs w:val="20"/>
                    </w:rPr>
                  </w:pPr>
                  <w:r>
                    <w:rPr>
                      <w:b/>
                      <w:sz w:val="20"/>
                      <w:szCs w:val="20"/>
                    </w:rPr>
                    <w:t>400</w:t>
                  </w:r>
                </w:p>
              </w:tc>
              <w:tc>
                <w:tcPr>
                  <w:tcW w:w="4580" w:type="dxa"/>
                  <w:shd w:val="clear" w:color="auto" w:fill="auto"/>
                  <w:tcMar>
                    <w:top w:w="100" w:type="dxa"/>
                    <w:left w:w="100" w:type="dxa"/>
                    <w:bottom w:w="100" w:type="dxa"/>
                    <w:right w:w="100" w:type="dxa"/>
                  </w:tcMar>
                </w:tcPr>
                <w:p w:rsidR="00C550A2" w:rsidRDefault="00CD0184">
                  <w:pPr>
                    <w:pStyle w:val="normal0"/>
                    <w:spacing w:line="240" w:lineRule="auto"/>
                    <w:rPr>
                      <w:b/>
                      <w:sz w:val="20"/>
                      <w:szCs w:val="20"/>
                    </w:rPr>
                  </w:pPr>
                  <w:r>
                    <w:rPr>
                      <w:b/>
                      <w:sz w:val="20"/>
                      <w:szCs w:val="20"/>
                    </w:rPr>
                    <w:t>192</w:t>
                  </w:r>
                </w:p>
              </w:tc>
            </w:tr>
            <w:tr w:rsidR="00C550A2">
              <w:tc>
                <w:tcPr>
                  <w:tcW w:w="4580" w:type="dxa"/>
                  <w:shd w:val="clear" w:color="auto" w:fill="auto"/>
                  <w:tcMar>
                    <w:top w:w="100" w:type="dxa"/>
                    <w:left w:w="100" w:type="dxa"/>
                    <w:bottom w:w="100" w:type="dxa"/>
                    <w:right w:w="100" w:type="dxa"/>
                  </w:tcMar>
                </w:tcPr>
                <w:p w:rsidR="00C550A2" w:rsidRDefault="00CD0184">
                  <w:pPr>
                    <w:pStyle w:val="normal0"/>
                    <w:widowControl w:val="0"/>
                    <w:spacing w:line="240" w:lineRule="auto"/>
                    <w:rPr>
                      <w:b/>
                      <w:sz w:val="20"/>
                      <w:szCs w:val="20"/>
                    </w:rPr>
                  </w:pPr>
                  <w:r>
                    <w:rPr>
                      <w:b/>
                      <w:sz w:val="20"/>
                      <w:szCs w:val="20"/>
                    </w:rPr>
                    <w:t>500</w:t>
                  </w:r>
                </w:p>
              </w:tc>
              <w:tc>
                <w:tcPr>
                  <w:tcW w:w="4580" w:type="dxa"/>
                  <w:shd w:val="clear" w:color="auto" w:fill="auto"/>
                  <w:tcMar>
                    <w:top w:w="100" w:type="dxa"/>
                    <w:left w:w="100" w:type="dxa"/>
                    <w:bottom w:w="100" w:type="dxa"/>
                    <w:right w:w="100" w:type="dxa"/>
                  </w:tcMar>
                </w:tcPr>
                <w:p w:rsidR="00C550A2" w:rsidRDefault="00CD0184">
                  <w:pPr>
                    <w:pStyle w:val="normal0"/>
                    <w:spacing w:line="240" w:lineRule="auto"/>
                    <w:rPr>
                      <w:b/>
                      <w:sz w:val="20"/>
                      <w:szCs w:val="20"/>
                    </w:rPr>
                  </w:pPr>
                  <w:r>
                    <w:rPr>
                      <w:b/>
                      <w:sz w:val="20"/>
                      <w:szCs w:val="20"/>
                    </w:rPr>
                    <w:t>111</w:t>
                  </w:r>
                </w:p>
              </w:tc>
            </w:tr>
            <w:tr w:rsidR="00C550A2">
              <w:tc>
                <w:tcPr>
                  <w:tcW w:w="4580" w:type="dxa"/>
                  <w:shd w:val="clear" w:color="auto" w:fill="auto"/>
                  <w:tcMar>
                    <w:top w:w="100" w:type="dxa"/>
                    <w:left w:w="100" w:type="dxa"/>
                    <w:bottom w:w="100" w:type="dxa"/>
                    <w:right w:w="100" w:type="dxa"/>
                  </w:tcMar>
                </w:tcPr>
                <w:p w:rsidR="00C550A2" w:rsidRDefault="00CD0184">
                  <w:pPr>
                    <w:pStyle w:val="normal0"/>
                    <w:widowControl w:val="0"/>
                    <w:spacing w:line="240" w:lineRule="auto"/>
                    <w:rPr>
                      <w:b/>
                      <w:sz w:val="20"/>
                      <w:szCs w:val="20"/>
                    </w:rPr>
                  </w:pPr>
                  <w:r>
                    <w:rPr>
                      <w:b/>
                      <w:sz w:val="20"/>
                      <w:szCs w:val="20"/>
                    </w:rPr>
                    <w:t>600</w:t>
                  </w:r>
                </w:p>
              </w:tc>
              <w:tc>
                <w:tcPr>
                  <w:tcW w:w="4580" w:type="dxa"/>
                  <w:shd w:val="clear" w:color="auto" w:fill="auto"/>
                  <w:tcMar>
                    <w:top w:w="100" w:type="dxa"/>
                    <w:left w:w="100" w:type="dxa"/>
                    <w:bottom w:w="100" w:type="dxa"/>
                    <w:right w:w="100" w:type="dxa"/>
                  </w:tcMar>
                </w:tcPr>
                <w:p w:rsidR="00C550A2" w:rsidRDefault="00CD0184">
                  <w:pPr>
                    <w:pStyle w:val="normal0"/>
                    <w:spacing w:line="240" w:lineRule="auto"/>
                    <w:rPr>
                      <w:b/>
                      <w:sz w:val="20"/>
                      <w:szCs w:val="20"/>
                    </w:rPr>
                  </w:pPr>
                  <w:r>
                    <w:rPr>
                      <w:b/>
                      <w:sz w:val="20"/>
                      <w:szCs w:val="20"/>
                    </w:rPr>
                    <w:t>222</w:t>
                  </w:r>
                </w:p>
              </w:tc>
            </w:tr>
          </w:tbl>
          <w:p w:rsidR="00C550A2" w:rsidRDefault="00C550A2">
            <w:pPr>
              <w:pStyle w:val="normal0"/>
              <w:widowControl w:val="0"/>
              <w:spacing w:line="240" w:lineRule="auto"/>
              <w:rPr>
                <w:b/>
                <w:sz w:val="20"/>
                <w:szCs w:val="20"/>
              </w:rPr>
            </w:pPr>
          </w:p>
        </w:tc>
      </w:tr>
    </w:tbl>
    <w:p w:rsidR="00C550A2" w:rsidRDefault="00C550A2">
      <w:pPr>
        <w:pStyle w:val="normal0"/>
        <w:rPr>
          <w:b/>
          <w:sz w:val="24"/>
          <w:szCs w:val="24"/>
        </w:rPr>
      </w:pPr>
    </w:p>
    <w:p w:rsidR="00C550A2" w:rsidRDefault="00C550A2">
      <w:pPr>
        <w:pStyle w:val="normal0"/>
        <w:rPr>
          <w:b/>
          <w:sz w:val="24"/>
          <w:szCs w:val="24"/>
        </w:rPr>
      </w:pPr>
    </w:p>
    <w:p w:rsidR="00C550A2" w:rsidRDefault="00C550A2">
      <w:pPr>
        <w:pStyle w:val="normal0"/>
        <w:rPr>
          <w:b/>
          <w:sz w:val="24"/>
          <w:szCs w:val="24"/>
        </w:rPr>
      </w:pPr>
    </w:p>
    <w:p w:rsidR="00C550A2" w:rsidRDefault="00C550A2">
      <w:pPr>
        <w:pStyle w:val="normal0"/>
        <w:rPr>
          <w:b/>
          <w:sz w:val="24"/>
          <w:szCs w:val="24"/>
        </w:rPr>
      </w:pPr>
    </w:p>
    <w:p w:rsidR="00C550A2" w:rsidRDefault="00C550A2">
      <w:pPr>
        <w:pStyle w:val="normal0"/>
        <w:rPr>
          <w:b/>
          <w:sz w:val="24"/>
          <w:szCs w:val="24"/>
        </w:rPr>
      </w:pPr>
    </w:p>
    <w:p w:rsidR="00C550A2" w:rsidRDefault="00C550A2">
      <w:pPr>
        <w:pStyle w:val="normal0"/>
        <w:rPr>
          <w:b/>
          <w:sz w:val="24"/>
          <w:szCs w:val="24"/>
        </w:rPr>
      </w:pPr>
    </w:p>
    <w:p w:rsidR="00C550A2" w:rsidRDefault="00C550A2">
      <w:pPr>
        <w:pStyle w:val="normal0"/>
        <w:rPr>
          <w:b/>
          <w:sz w:val="24"/>
          <w:szCs w:val="24"/>
        </w:rPr>
      </w:pPr>
    </w:p>
    <w:p w:rsidR="00C550A2" w:rsidRDefault="00C550A2">
      <w:pPr>
        <w:pStyle w:val="normal0"/>
        <w:rPr>
          <w:b/>
          <w:sz w:val="24"/>
          <w:szCs w:val="24"/>
        </w:rPr>
      </w:pPr>
    </w:p>
    <w:p w:rsidR="00C550A2" w:rsidRDefault="00C550A2">
      <w:pPr>
        <w:pStyle w:val="normal0"/>
        <w:rPr>
          <w:b/>
          <w:sz w:val="24"/>
          <w:szCs w:val="24"/>
        </w:rPr>
      </w:pPr>
    </w:p>
    <w:p w:rsidR="00C550A2" w:rsidRDefault="00CD0184">
      <w:pPr>
        <w:pStyle w:val="normal0"/>
        <w:rPr>
          <w:b/>
          <w:sz w:val="24"/>
          <w:szCs w:val="24"/>
        </w:rPr>
      </w:pPr>
      <w:r>
        <w:rPr>
          <w:b/>
          <w:sz w:val="24"/>
          <w:szCs w:val="24"/>
        </w:rPr>
        <w:t>Step 3&amp;</w:t>
      </w:r>
      <w:r>
        <w:rPr>
          <w:b/>
          <w:sz w:val="24"/>
          <w:szCs w:val="24"/>
        </w:rPr>
        <w:t>4: Data Fetch and Instruction Execute</w:t>
      </w:r>
    </w:p>
    <w:tbl>
      <w:tblPr>
        <w:tblStyle w:val="aff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360"/>
      </w:tblGrid>
      <w:tr w:rsidR="00C550A2">
        <w:trPr>
          <w:trHeight w:val="7198"/>
        </w:trPr>
        <w:tc>
          <w:tcPr>
            <w:tcW w:w="9360" w:type="dxa"/>
            <w:shd w:val="clear" w:color="auto" w:fill="auto"/>
            <w:tcMar>
              <w:top w:w="100" w:type="dxa"/>
              <w:left w:w="100" w:type="dxa"/>
              <w:bottom w:w="100" w:type="dxa"/>
              <w:right w:w="100" w:type="dxa"/>
            </w:tcMar>
          </w:tcPr>
          <w:p w:rsidR="00C550A2" w:rsidRDefault="00C550A2">
            <w:pPr>
              <w:pStyle w:val="normal0"/>
              <w:widowControl w:val="0"/>
              <w:spacing w:line="240" w:lineRule="auto"/>
              <w:rPr>
                <w:b/>
                <w:sz w:val="20"/>
                <w:szCs w:val="20"/>
              </w:rPr>
            </w:pPr>
          </w:p>
          <w:tbl>
            <w:tblPr>
              <w:tblStyle w:val="aff3"/>
              <w:tblW w:w="9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4580"/>
              <w:gridCol w:w="4580"/>
            </w:tblGrid>
            <w:tr w:rsidR="00C550A2">
              <w:tc>
                <w:tcPr>
                  <w:tcW w:w="4580" w:type="dxa"/>
                  <w:shd w:val="clear" w:color="auto" w:fill="auto"/>
                  <w:tcMar>
                    <w:top w:w="100" w:type="dxa"/>
                    <w:left w:w="100" w:type="dxa"/>
                    <w:bottom w:w="100" w:type="dxa"/>
                    <w:right w:w="100" w:type="dxa"/>
                  </w:tcMar>
                </w:tcPr>
                <w:p w:rsidR="00C550A2" w:rsidRDefault="00CD0184">
                  <w:pPr>
                    <w:pStyle w:val="normal0"/>
                    <w:widowControl w:val="0"/>
                    <w:pBdr>
                      <w:top w:val="nil"/>
                      <w:left w:val="nil"/>
                      <w:bottom w:val="nil"/>
                      <w:right w:val="nil"/>
                      <w:between w:val="nil"/>
                    </w:pBdr>
                    <w:spacing w:line="240" w:lineRule="auto"/>
                    <w:rPr>
                      <w:b/>
                      <w:sz w:val="20"/>
                      <w:szCs w:val="20"/>
                      <w:u w:val="single"/>
                    </w:rPr>
                  </w:pPr>
                  <w:r>
                    <w:rPr>
                      <w:b/>
                      <w:sz w:val="20"/>
                      <w:szCs w:val="20"/>
                      <w:u w:val="single"/>
                    </w:rPr>
                    <w:t>ALU</w:t>
                  </w:r>
                </w:p>
                <w:p w:rsidR="00C550A2" w:rsidRDefault="00C550A2">
                  <w:pPr>
                    <w:pStyle w:val="normal0"/>
                    <w:widowControl w:val="0"/>
                    <w:pBdr>
                      <w:top w:val="nil"/>
                      <w:left w:val="nil"/>
                      <w:bottom w:val="nil"/>
                      <w:right w:val="nil"/>
                      <w:between w:val="nil"/>
                    </w:pBdr>
                    <w:spacing w:line="240" w:lineRule="auto"/>
                    <w:rPr>
                      <w:b/>
                      <w:color w:val="00FF00"/>
                      <w:sz w:val="20"/>
                      <w:szCs w:val="20"/>
                    </w:rPr>
                  </w:pPr>
                </w:p>
                <w:p w:rsidR="00C550A2" w:rsidRDefault="00CD0184">
                  <w:pPr>
                    <w:pStyle w:val="normal0"/>
                    <w:widowControl w:val="0"/>
                    <w:pBdr>
                      <w:top w:val="nil"/>
                      <w:left w:val="nil"/>
                      <w:bottom w:val="nil"/>
                      <w:right w:val="nil"/>
                      <w:between w:val="nil"/>
                    </w:pBdr>
                    <w:spacing w:line="240" w:lineRule="auto"/>
                    <w:rPr>
                      <w:b/>
                      <w:color w:val="00FF00"/>
                      <w:sz w:val="20"/>
                      <w:szCs w:val="20"/>
                    </w:rPr>
                  </w:pPr>
                  <w:r>
                    <w:rPr>
                      <w:b/>
                      <w:color w:val="00FF00"/>
                      <w:sz w:val="20"/>
                      <w:szCs w:val="20"/>
                    </w:rPr>
                    <w:t>[300]  392</w:t>
                  </w:r>
                </w:p>
                <w:p w:rsidR="00C550A2" w:rsidRDefault="00C550A2">
                  <w:pPr>
                    <w:pStyle w:val="normal0"/>
                    <w:widowControl w:val="0"/>
                    <w:pBdr>
                      <w:top w:val="nil"/>
                      <w:left w:val="nil"/>
                      <w:bottom w:val="nil"/>
                      <w:right w:val="nil"/>
                      <w:between w:val="nil"/>
                    </w:pBdr>
                    <w:spacing w:line="240" w:lineRule="auto"/>
                    <w:rPr>
                      <w:b/>
                      <w:color w:val="00FF00"/>
                      <w:sz w:val="20"/>
                      <w:szCs w:val="20"/>
                    </w:rPr>
                  </w:pPr>
                </w:p>
                <w:p w:rsidR="00C550A2" w:rsidRDefault="00CD0184">
                  <w:pPr>
                    <w:pStyle w:val="normal0"/>
                    <w:widowControl w:val="0"/>
                    <w:pBdr>
                      <w:top w:val="nil"/>
                      <w:left w:val="nil"/>
                      <w:bottom w:val="nil"/>
                      <w:right w:val="nil"/>
                      <w:between w:val="nil"/>
                    </w:pBdr>
                    <w:spacing w:line="240" w:lineRule="auto"/>
                    <w:rPr>
                      <w:b/>
                      <w:color w:val="00FF00"/>
                      <w:sz w:val="20"/>
                      <w:szCs w:val="20"/>
                    </w:rPr>
                  </w:pPr>
                  <w:r>
                    <w:rPr>
                      <w:b/>
                      <w:color w:val="00FF00"/>
                      <w:sz w:val="20"/>
                      <w:szCs w:val="20"/>
                    </w:rPr>
                    <w:t>[400]  192</w:t>
                  </w:r>
                </w:p>
                <w:p w:rsidR="00C550A2" w:rsidRDefault="00C550A2">
                  <w:pPr>
                    <w:pStyle w:val="normal0"/>
                    <w:widowControl w:val="0"/>
                    <w:pBdr>
                      <w:top w:val="nil"/>
                      <w:left w:val="nil"/>
                      <w:bottom w:val="nil"/>
                      <w:right w:val="nil"/>
                      <w:between w:val="nil"/>
                    </w:pBdr>
                    <w:spacing w:line="240" w:lineRule="auto"/>
                    <w:rPr>
                      <w:b/>
                      <w:color w:val="00FF00"/>
                      <w:sz w:val="20"/>
                      <w:szCs w:val="20"/>
                    </w:rPr>
                  </w:pPr>
                </w:p>
                <w:p w:rsidR="00C550A2" w:rsidRDefault="00CD0184">
                  <w:pPr>
                    <w:pStyle w:val="normal0"/>
                    <w:widowControl w:val="0"/>
                    <w:pBdr>
                      <w:top w:val="nil"/>
                      <w:left w:val="nil"/>
                      <w:bottom w:val="nil"/>
                      <w:right w:val="nil"/>
                      <w:between w:val="nil"/>
                    </w:pBdr>
                    <w:spacing w:line="240" w:lineRule="auto"/>
                    <w:rPr>
                      <w:b/>
                      <w:color w:val="00FF00"/>
                      <w:sz w:val="20"/>
                      <w:szCs w:val="20"/>
                    </w:rPr>
                  </w:pPr>
                  <w:r>
                    <w:rPr>
                      <w:b/>
                      <w:color w:val="00FF00"/>
                      <w:sz w:val="20"/>
                      <w:szCs w:val="20"/>
                    </w:rPr>
                    <w:t>[200]  200</w:t>
                  </w:r>
                </w:p>
                <w:p w:rsidR="00C550A2" w:rsidRDefault="00C550A2">
                  <w:pPr>
                    <w:pStyle w:val="normal0"/>
                    <w:widowControl w:val="0"/>
                    <w:pBdr>
                      <w:top w:val="nil"/>
                      <w:left w:val="nil"/>
                      <w:bottom w:val="nil"/>
                      <w:right w:val="nil"/>
                      <w:between w:val="nil"/>
                    </w:pBdr>
                    <w:spacing w:line="240" w:lineRule="auto"/>
                    <w:rPr>
                      <w:b/>
                      <w:sz w:val="20"/>
                      <w:szCs w:val="20"/>
                      <w:u w:val="single"/>
                    </w:rPr>
                  </w:pPr>
                </w:p>
                <w:p w:rsidR="00C550A2" w:rsidRDefault="00C550A2">
                  <w:pPr>
                    <w:pStyle w:val="normal0"/>
                    <w:widowControl w:val="0"/>
                    <w:pBdr>
                      <w:top w:val="nil"/>
                      <w:left w:val="nil"/>
                      <w:bottom w:val="nil"/>
                      <w:right w:val="nil"/>
                      <w:between w:val="nil"/>
                    </w:pBdr>
                    <w:spacing w:line="240" w:lineRule="auto"/>
                    <w:rPr>
                      <w:b/>
                      <w:sz w:val="20"/>
                      <w:szCs w:val="20"/>
                      <w:u w:val="single"/>
                    </w:rPr>
                  </w:pPr>
                </w:p>
                <w:p w:rsidR="00C550A2" w:rsidRDefault="00C550A2">
                  <w:pPr>
                    <w:pStyle w:val="normal0"/>
                    <w:widowControl w:val="0"/>
                    <w:pBdr>
                      <w:top w:val="nil"/>
                      <w:left w:val="nil"/>
                      <w:bottom w:val="nil"/>
                      <w:right w:val="nil"/>
                      <w:between w:val="nil"/>
                    </w:pBdr>
                    <w:spacing w:line="240" w:lineRule="auto"/>
                    <w:rPr>
                      <w:b/>
                      <w:sz w:val="20"/>
                      <w:szCs w:val="20"/>
                      <w:u w:val="single"/>
                    </w:rPr>
                  </w:pPr>
                </w:p>
                <w:p w:rsidR="00C550A2" w:rsidRDefault="00C550A2">
                  <w:pPr>
                    <w:pStyle w:val="normal0"/>
                    <w:widowControl w:val="0"/>
                    <w:pBdr>
                      <w:top w:val="nil"/>
                      <w:left w:val="nil"/>
                      <w:bottom w:val="nil"/>
                      <w:right w:val="nil"/>
                      <w:between w:val="nil"/>
                    </w:pBdr>
                    <w:spacing w:line="240" w:lineRule="auto"/>
                    <w:rPr>
                      <w:b/>
                      <w:sz w:val="20"/>
                      <w:szCs w:val="20"/>
                      <w:u w:val="single"/>
                    </w:rPr>
                  </w:pPr>
                </w:p>
              </w:tc>
              <w:tc>
                <w:tcPr>
                  <w:tcW w:w="4580" w:type="dxa"/>
                  <w:shd w:val="clear" w:color="auto" w:fill="auto"/>
                  <w:tcMar>
                    <w:top w:w="100" w:type="dxa"/>
                    <w:left w:w="100" w:type="dxa"/>
                    <w:bottom w:w="100" w:type="dxa"/>
                    <w:right w:w="100" w:type="dxa"/>
                  </w:tcMar>
                </w:tcPr>
                <w:p w:rsidR="00C550A2" w:rsidRDefault="00CD0184">
                  <w:pPr>
                    <w:pStyle w:val="normal0"/>
                    <w:widowControl w:val="0"/>
                    <w:pBdr>
                      <w:top w:val="nil"/>
                      <w:left w:val="nil"/>
                      <w:bottom w:val="nil"/>
                      <w:right w:val="nil"/>
                      <w:between w:val="nil"/>
                    </w:pBdr>
                    <w:spacing w:line="240" w:lineRule="auto"/>
                    <w:rPr>
                      <w:b/>
                      <w:sz w:val="20"/>
                      <w:szCs w:val="20"/>
                      <w:u w:val="single"/>
                    </w:rPr>
                  </w:pPr>
                  <w:r>
                    <w:rPr>
                      <w:b/>
                      <w:sz w:val="20"/>
                      <w:szCs w:val="20"/>
                      <w:u w:val="single"/>
                    </w:rPr>
                    <w:t>Control Unit</w:t>
                  </w:r>
                </w:p>
                <w:p w:rsidR="00C550A2" w:rsidRDefault="00C550A2">
                  <w:pPr>
                    <w:pStyle w:val="normal0"/>
                    <w:widowControl w:val="0"/>
                    <w:pBdr>
                      <w:top w:val="nil"/>
                      <w:left w:val="nil"/>
                      <w:bottom w:val="nil"/>
                      <w:right w:val="nil"/>
                      <w:between w:val="nil"/>
                    </w:pBdr>
                    <w:spacing w:line="240" w:lineRule="auto"/>
                    <w:rPr>
                      <w:b/>
                      <w:sz w:val="20"/>
                      <w:szCs w:val="20"/>
                      <w:u w:val="single"/>
                    </w:rPr>
                  </w:pPr>
                </w:p>
                <w:p w:rsidR="00C550A2" w:rsidRDefault="00CD0184">
                  <w:pPr>
                    <w:pStyle w:val="normal0"/>
                    <w:widowControl w:val="0"/>
                    <w:pBdr>
                      <w:top w:val="nil"/>
                      <w:left w:val="nil"/>
                      <w:bottom w:val="nil"/>
                      <w:right w:val="nil"/>
                      <w:between w:val="nil"/>
                    </w:pBdr>
                    <w:spacing w:line="240" w:lineRule="auto"/>
                    <w:rPr>
                      <w:b/>
                      <w:color w:val="00FF00"/>
                      <w:sz w:val="20"/>
                      <w:szCs w:val="20"/>
                    </w:rPr>
                  </w:pPr>
                  <w:r>
                    <w:rPr>
                      <w:b/>
                      <w:color w:val="00FF00"/>
                      <w:sz w:val="20"/>
                      <w:szCs w:val="20"/>
                    </w:rPr>
                    <w:t>PC:150</w:t>
                  </w:r>
                </w:p>
              </w:tc>
            </w:tr>
          </w:tbl>
          <w:p w:rsidR="00C550A2" w:rsidRDefault="00C550A2">
            <w:pPr>
              <w:pStyle w:val="normal0"/>
              <w:widowControl w:val="0"/>
              <w:spacing w:line="240" w:lineRule="auto"/>
              <w:rPr>
                <w:b/>
                <w:sz w:val="20"/>
                <w:szCs w:val="20"/>
              </w:rPr>
            </w:pPr>
          </w:p>
          <w:p w:rsidR="00C550A2" w:rsidRDefault="00C550A2">
            <w:pPr>
              <w:pStyle w:val="normal0"/>
              <w:widowControl w:val="0"/>
              <w:spacing w:line="240" w:lineRule="auto"/>
              <w:rPr>
                <w:b/>
                <w:sz w:val="20"/>
                <w:szCs w:val="20"/>
              </w:rPr>
            </w:pPr>
          </w:p>
          <w:tbl>
            <w:tblPr>
              <w:tblStyle w:val="aff4"/>
              <w:tblW w:w="9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4580"/>
              <w:gridCol w:w="4580"/>
            </w:tblGrid>
            <w:tr w:rsidR="00C550A2">
              <w:trPr>
                <w:trHeight w:val="400"/>
              </w:trPr>
              <w:tc>
                <w:tcPr>
                  <w:tcW w:w="9160" w:type="dxa"/>
                  <w:gridSpan w:val="2"/>
                  <w:shd w:val="clear" w:color="auto" w:fill="auto"/>
                  <w:tcMar>
                    <w:top w:w="100" w:type="dxa"/>
                    <w:left w:w="100" w:type="dxa"/>
                    <w:bottom w:w="100" w:type="dxa"/>
                    <w:right w:w="100" w:type="dxa"/>
                  </w:tcMar>
                </w:tcPr>
                <w:p w:rsidR="00C550A2" w:rsidRDefault="00CD0184">
                  <w:pPr>
                    <w:pStyle w:val="normal0"/>
                    <w:widowControl w:val="0"/>
                    <w:spacing w:line="240" w:lineRule="auto"/>
                    <w:rPr>
                      <w:b/>
                      <w:sz w:val="20"/>
                      <w:szCs w:val="20"/>
                    </w:rPr>
                  </w:pPr>
                  <w:r>
                    <w:rPr>
                      <w:b/>
                      <w:sz w:val="20"/>
                      <w:szCs w:val="20"/>
                    </w:rPr>
                    <w:t>RAM</w:t>
                  </w:r>
                </w:p>
              </w:tc>
            </w:tr>
            <w:tr w:rsidR="00C550A2">
              <w:tc>
                <w:tcPr>
                  <w:tcW w:w="4580" w:type="dxa"/>
                  <w:shd w:val="clear" w:color="auto" w:fill="auto"/>
                  <w:tcMar>
                    <w:top w:w="100" w:type="dxa"/>
                    <w:left w:w="100" w:type="dxa"/>
                    <w:bottom w:w="100" w:type="dxa"/>
                    <w:right w:w="100" w:type="dxa"/>
                  </w:tcMar>
                </w:tcPr>
                <w:p w:rsidR="00C550A2" w:rsidRDefault="00CD0184">
                  <w:pPr>
                    <w:pStyle w:val="normal0"/>
                    <w:widowControl w:val="0"/>
                    <w:spacing w:line="240" w:lineRule="auto"/>
                    <w:rPr>
                      <w:b/>
                      <w:sz w:val="20"/>
                      <w:szCs w:val="20"/>
                    </w:rPr>
                  </w:pPr>
                  <w:r>
                    <w:rPr>
                      <w:b/>
                      <w:sz w:val="20"/>
                      <w:szCs w:val="20"/>
                    </w:rPr>
                    <w:t>Address</w:t>
                  </w:r>
                </w:p>
              </w:tc>
              <w:tc>
                <w:tcPr>
                  <w:tcW w:w="4580" w:type="dxa"/>
                  <w:shd w:val="clear" w:color="auto" w:fill="auto"/>
                  <w:tcMar>
                    <w:top w:w="100" w:type="dxa"/>
                    <w:left w:w="100" w:type="dxa"/>
                    <w:bottom w:w="100" w:type="dxa"/>
                    <w:right w:w="100" w:type="dxa"/>
                  </w:tcMar>
                </w:tcPr>
                <w:p w:rsidR="00C550A2" w:rsidRDefault="00CD0184">
                  <w:pPr>
                    <w:pStyle w:val="normal0"/>
                    <w:widowControl w:val="0"/>
                    <w:spacing w:line="240" w:lineRule="auto"/>
                    <w:rPr>
                      <w:b/>
                      <w:sz w:val="20"/>
                      <w:szCs w:val="20"/>
                    </w:rPr>
                  </w:pPr>
                  <w:r>
                    <w:rPr>
                      <w:b/>
                      <w:sz w:val="20"/>
                      <w:szCs w:val="20"/>
                    </w:rPr>
                    <w:t>Content</w:t>
                  </w:r>
                </w:p>
              </w:tc>
            </w:tr>
            <w:tr w:rsidR="00C550A2">
              <w:tc>
                <w:tcPr>
                  <w:tcW w:w="4580" w:type="dxa"/>
                  <w:shd w:val="clear" w:color="auto" w:fill="auto"/>
                  <w:tcMar>
                    <w:top w:w="100" w:type="dxa"/>
                    <w:left w:w="100" w:type="dxa"/>
                    <w:bottom w:w="100" w:type="dxa"/>
                    <w:right w:w="100" w:type="dxa"/>
                  </w:tcMar>
                </w:tcPr>
                <w:p w:rsidR="00C550A2" w:rsidRDefault="00CD0184">
                  <w:pPr>
                    <w:pStyle w:val="normal0"/>
                    <w:widowControl w:val="0"/>
                    <w:spacing w:line="240" w:lineRule="auto"/>
                    <w:rPr>
                      <w:b/>
                      <w:sz w:val="20"/>
                      <w:szCs w:val="20"/>
                    </w:rPr>
                  </w:pPr>
                  <w:r>
                    <w:rPr>
                      <w:b/>
                      <w:sz w:val="20"/>
                      <w:szCs w:val="20"/>
                    </w:rPr>
                    <w:t>100</w:t>
                  </w:r>
                </w:p>
              </w:tc>
              <w:tc>
                <w:tcPr>
                  <w:tcW w:w="4580" w:type="dxa"/>
                  <w:shd w:val="clear" w:color="auto" w:fill="auto"/>
                  <w:tcMar>
                    <w:top w:w="100" w:type="dxa"/>
                    <w:left w:w="100" w:type="dxa"/>
                    <w:bottom w:w="100" w:type="dxa"/>
                    <w:right w:w="100" w:type="dxa"/>
                  </w:tcMar>
                </w:tcPr>
                <w:p w:rsidR="00C550A2" w:rsidRDefault="00CD0184">
                  <w:pPr>
                    <w:pStyle w:val="normal0"/>
                    <w:spacing w:before="120"/>
                    <w:rPr>
                      <w:b/>
                      <w:sz w:val="20"/>
                      <w:szCs w:val="20"/>
                    </w:rPr>
                  </w:pPr>
                  <w:r>
                    <w:rPr>
                      <w:b/>
                      <w:color w:val="222222"/>
                      <w:sz w:val="20"/>
                      <w:szCs w:val="20"/>
                    </w:rPr>
                    <w:t>SUB 200,300,400</w:t>
                  </w:r>
                </w:p>
              </w:tc>
            </w:tr>
            <w:tr w:rsidR="00C550A2">
              <w:tc>
                <w:tcPr>
                  <w:tcW w:w="4580" w:type="dxa"/>
                  <w:shd w:val="clear" w:color="auto" w:fill="auto"/>
                  <w:tcMar>
                    <w:top w:w="100" w:type="dxa"/>
                    <w:left w:w="100" w:type="dxa"/>
                    <w:bottom w:w="100" w:type="dxa"/>
                    <w:right w:w="100" w:type="dxa"/>
                  </w:tcMar>
                </w:tcPr>
                <w:p w:rsidR="00C550A2" w:rsidRDefault="00CD0184">
                  <w:pPr>
                    <w:pStyle w:val="normal0"/>
                    <w:widowControl w:val="0"/>
                    <w:spacing w:line="240" w:lineRule="auto"/>
                    <w:rPr>
                      <w:b/>
                      <w:sz w:val="20"/>
                      <w:szCs w:val="20"/>
                    </w:rPr>
                  </w:pPr>
                  <w:r>
                    <w:rPr>
                      <w:b/>
                      <w:sz w:val="20"/>
                      <w:szCs w:val="20"/>
                    </w:rPr>
                    <w:t>150</w:t>
                  </w:r>
                </w:p>
              </w:tc>
              <w:tc>
                <w:tcPr>
                  <w:tcW w:w="4580" w:type="dxa"/>
                  <w:shd w:val="clear" w:color="auto" w:fill="auto"/>
                  <w:tcMar>
                    <w:top w:w="100" w:type="dxa"/>
                    <w:left w:w="100" w:type="dxa"/>
                    <w:bottom w:w="100" w:type="dxa"/>
                    <w:right w:w="100" w:type="dxa"/>
                  </w:tcMar>
                </w:tcPr>
                <w:p w:rsidR="00C550A2" w:rsidRDefault="00CD0184">
                  <w:pPr>
                    <w:pStyle w:val="normal0"/>
                    <w:spacing w:before="120"/>
                    <w:rPr>
                      <w:b/>
                      <w:sz w:val="20"/>
                      <w:szCs w:val="20"/>
                    </w:rPr>
                  </w:pPr>
                  <w:r>
                    <w:rPr>
                      <w:color w:val="222222"/>
                      <w:sz w:val="20"/>
                      <w:szCs w:val="20"/>
                    </w:rPr>
                    <w:t xml:space="preserve"> </w:t>
                  </w:r>
                  <w:r>
                    <w:rPr>
                      <w:b/>
                      <w:color w:val="222222"/>
                      <w:sz w:val="20"/>
                      <w:szCs w:val="20"/>
                    </w:rPr>
                    <w:t>ADD 500, 200, 400</w:t>
                  </w:r>
                </w:p>
              </w:tc>
            </w:tr>
            <w:tr w:rsidR="00C550A2">
              <w:tc>
                <w:tcPr>
                  <w:tcW w:w="4580" w:type="dxa"/>
                  <w:shd w:val="clear" w:color="auto" w:fill="auto"/>
                  <w:tcMar>
                    <w:top w:w="100" w:type="dxa"/>
                    <w:left w:w="100" w:type="dxa"/>
                    <w:bottom w:w="100" w:type="dxa"/>
                    <w:right w:w="100" w:type="dxa"/>
                  </w:tcMar>
                </w:tcPr>
                <w:p w:rsidR="00C550A2" w:rsidRDefault="00CD0184">
                  <w:pPr>
                    <w:pStyle w:val="normal0"/>
                    <w:widowControl w:val="0"/>
                    <w:spacing w:line="240" w:lineRule="auto"/>
                    <w:rPr>
                      <w:b/>
                      <w:sz w:val="20"/>
                      <w:szCs w:val="20"/>
                    </w:rPr>
                  </w:pPr>
                  <w:r>
                    <w:rPr>
                      <w:b/>
                      <w:sz w:val="20"/>
                      <w:szCs w:val="20"/>
                    </w:rPr>
                    <w:t>200</w:t>
                  </w:r>
                </w:p>
              </w:tc>
              <w:tc>
                <w:tcPr>
                  <w:tcW w:w="4580" w:type="dxa"/>
                  <w:shd w:val="clear" w:color="auto" w:fill="auto"/>
                  <w:tcMar>
                    <w:top w:w="100" w:type="dxa"/>
                    <w:left w:w="100" w:type="dxa"/>
                    <w:bottom w:w="100" w:type="dxa"/>
                    <w:right w:w="100" w:type="dxa"/>
                  </w:tcMar>
                </w:tcPr>
                <w:p w:rsidR="00C550A2" w:rsidRDefault="00CD0184">
                  <w:pPr>
                    <w:pStyle w:val="normal0"/>
                    <w:spacing w:line="240" w:lineRule="auto"/>
                    <w:rPr>
                      <w:b/>
                      <w:sz w:val="20"/>
                      <w:szCs w:val="20"/>
                    </w:rPr>
                  </w:pPr>
                  <w:r>
                    <w:rPr>
                      <w:b/>
                      <w:sz w:val="20"/>
                      <w:szCs w:val="20"/>
                    </w:rPr>
                    <w:t>590</w:t>
                  </w:r>
                </w:p>
              </w:tc>
            </w:tr>
            <w:tr w:rsidR="00C550A2">
              <w:tc>
                <w:tcPr>
                  <w:tcW w:w="4580" w:type="dxa"/>
                  <w:shd w:val="clear" w:color="auto" w:fill="auto"/>
                  <w:tcMar>
                    <w:top w:w="100" w:type="dxa"/>
                    <w:left w:w="100" w:type="dxa"/>
                    <w:bottom w:w="100" w:type="dxa"/>
                    <w:right w:w="100" w:type="dxa"/>
                  </w:tcMar>
                </w:tcPr>
                <w:p w:rsidR="00C550A2" w:rsidRDefault="00CD0184">
                  <w:pPr>
                    <w:pStyle w:val="normal0"/>
                    <w:widowControl w:val="0"/>
                    <w:spacing w:line="240" w:lineRule="auto"/>
                    <w:rPr>
                      <w:b/>
                      <w:sz w:val="20"/>
                      <w:szCs w:val="20"/>
                    </w:rPr>
                  </w:pPr>
                  <w:r>
                    <w:rPr>
                      <w:b/>
                      <w:sz w:val="20"/>
                      <w:szCs w:val="20"/>
                    </w:rPr>
                    <w:t>300</w:t>
                  </w:r>
                </w:p>
              </w:tc>
              <w:tc>
                <w:tcPr>
                  <w:tcW w:w="4580" w:type="dxa"/>
                  <w:shd w:val="clear" w:color="auto" w:fill="auto"/>
                  <w:tcMar>
                    <w:top w:w="100" w:type="dxa"/>
                    <w:left w:w="100" w:type="dxa"/>
                    <w:bottom w:w="100" w:type="dxa"/>
                    <w:right w:w="100" w:type="dxa"/>
                  </w:tcMar>
                </w:tcPr>
                <w:p w:rsidR="00C550A2" w:rsidRDefault="00CD0184">
                  <w:pPr>
                    <w:pStyle w:val="normal0"/>
                    <w:spacing w:line="240" w:lineRule="auto"/>
                    <w:rPr>
                      <w:b/>
                      <w:sz w:val="20"/>
                      <w:szCs w:val="20"/>
                    </w:rPr>
                  </w:pPr>
                  <w:r>
                    <w:rPr>
                      <w:b/>
                      <w:sz w:val="20"/>
                      <w:szCs w:val="20"/>
                    </w:rPr>
                    <w:t>392</w:t>
                  </w:r>
                </w:p>
              </w:tc>
            </w:tr>
            <w:tr w:rsidR="00C550A2">
              <w:tc>
                <w:tcPr>
                  <w:tcW w:w="4580" w:type="dxa"/>
                  <w:shd w:val="clear" w:color="auto" w:fill="auto"/>
                  <w:tcMar>
                    <w:top w:w="100" w:type="dxa"/>
                    <w:left w:w="100" w:type="dxa"/>
                    <w:bottom w:w="100" w:type="dxa"/>
                    <w:right w:w="100" w:type="dxa"/>
                  </w:tcMar>
                </w:tcPr>
                <w:p w:rsidR="00C550A2" w:rsidRDefault="00CD0184">
                  <w:pPr>
                    <w:pStyle w:val="normal0"/>
                    <w:widowControl w:val="0"/>
                    <w:spacing w:line="240" w:lineRule="auto"/>
                    <w:rPr>
                      <w:b/>
                      <w:sz w:val="20"/>
                      <w:szCs w:val="20"/>
                    </w:rPr>
                  </w:pPr>
                  <w:r>
                    <w:rPr>
                      <w:b/>
                      <w:sz w:val="20"/>
                      <w:szCs w:val="20"/>
                    </w:rPr>
                    <w:t>400</w:t>
                  </w:r>
                </w:p>
              </w:tc>
              <w:tc>
                <w:tcPr>
                  <w:tcW w:w="4580" w:type="dxa"/>
                  <w:shd w:val="clear" w:color="auto" w:fill="auto"/>
                  <w:tcMar>
                    <w:top w:w="100" w:type="dxa"/>
                    <w:left w:w="100" w:type="dxa"/>
                    <w:bottom w:w="100" w:type="dxa"/>
                    <w:right w:w="100" w:type="dxa"/>
                  </w:tcMar>
                </w:tcPr>
                <w:p w:rsidR="00C550A2" w:rsidRDefault="00CD0184">
                  <w:pPr>
                    <w:pStyle w:val="normal0"/>
                    <w:spacing w:line="240" w:lineRule="auto"/>
                    <w:rPr>
                      <w:b/>
                      <w:sz w:val="20"/>
                      <w:szCs w:val="20"/>
                    </w:rPr>
                  </w:pPr>
                  <w:r>
                    <w:rPr>
                      <w:b/>
                      <w:sz w:val="20"/>
                      <w:szCs w:val="20"/>
                    </w:rPr>
                    <w:t>192</w:t>
                  </w:r>
                </w:p>
              </w:tc>
            </w:tr>
            <w:tr w:rsidR="00C550A2">
              <w:tc>
                <w:tcPr>
                  <w:tcW w:w="4580" w:type="dxa"/>
                  <w:shd w:val="clear" w:color="auto" w:fill="auto"/>
                  <w:tcMar>
                    <w:top w:w="100" w:type="dxa"/>
                    <w:left w:w="100" w:type="dxa"/>
                    <w:bottom w:w="100" w:type="dxa"/>
                    <w:right w:w="100" w:type="dxa"/>
                  </w:tcMar>
                </w:tcPr>
                <w:p w:rsidR="00C550A2" w:rsidRDefault="00CD0184">
                  <w:pPr>
                    <w:pStyle w:val="normal0"/>
                    <w:widowControl w:val="0"/>
                    <w:spacing w:line="240" w:lineRule="auto"/>
                    <w:rPr>
                      <w:b/>
                      <w:sz w:val="20"/>
                      <w:szCs w:val="20"/>
                    </w:rPr>
                  </w:pPr>
                  <w:r>
                    <w:rPr>
                      <w:b/>
                      <w:sz w:val="20"/>
                      <w:szCs w:val="20"/>
                    </w:rPr>
                    <w:t>500</w:t>
                  </w:r>
                </w:p>
              </w:tc>
              <w:tc>
                <w:tcPr>
                  <w:tcW w:w="4580" w:type="dxa"/>
                  <w:shd w:val="clear" w:color="auto" w:fill="auto"/>
                  <w:tcMar>
                    <w:top w:w="100" w:type="dxa"/>
                    <w:left w:w="100" w:type="dxa"/>
                    <w:bottom w:w="100" w:type="dxa"/>
                    <w:right w:w="100" w:type="dxa"/>
                  </w:tcMar>
                </w:tcPr>
                <w:p w:rsidR="00C550A2" w:rsidRDefault="00CD0184">
                  <w:pPr>
                    <w:pStyle w:val="normal0"/>
                    <w:spacing w:line="240" w:lineRule="auto"/>
                    <w:rPr>
                      <w:b/>
                      <w:sz w:val="20"/>
                      <w:szCs w:val="20"/>
                    </w:rPr>
                  </w:pPr>
                  <w:r>
                    <w:rPr>
                      <w:b/>
                      <w:sz w:val="20"/>
                      <w:szCs w:val="20"/>
                    </w:rPr>
                    <w:t>111</w:t>
                  </w:r>
                </w:p>
              </w:tc>
            </w:tr>
            <w:tr w:rsidR="00C550A2">
              <w:tc>
                <w:tcPr>
                  <w:tcW w:w="4580" w:type="dxa"/>
                  <w:shd w:val="clear" w:color="auto" w:fill="auto"/>
                  <w:tcMar>
                    <w:top w:w="100" w:type="dxa"/>
                    <w:left w:w="100" w:type="dxa"/>
                    <w:bottom w:w="100" w:type="dxa"/>
                    <w:right w:w="100" w:type="dxa"/>
                  </w:tcMar>
                </w:tcPr>
                <w:p w:rsidR="00C550A2" w:rsidRDefault="00CD0184">
                  <w:pPr>
                    <w:pStyle w:val="normal0"/>
                    <w:widowControl w:val="0"/>
                    <w:spacing w:line="240" w:lineRule="auto"/>
                    <w:rPr>
                      <w:b/>
                      <w:sz w:val="20"/>
                      <w:szCs w:val="20"/>
                    </w:rPr>
                  </w:pPr>
                  <w:r>
                    <w:rPr>
                      <w:b/>
                      <w:sz w:val="20"/>
                      <w:szCs w:val="20"/>
                    </w:rPr>
                    <w:t>600</w:t>
                  </w:r>
                </w:p>
              </w:tc>
              <w:tc>
                <w:tcPr>
                  <w:tcW w:w="4580" w:type="dxa"/>
                  <w:shd w:val="clear" w:color="auto" w:fill="auto"/>
                  <w:tcMar>
                    <w:top w:w="100" w:type="dxa"/>
                    <w:left w:w="100" w:type="dxa"/>
                    <w:bottom w:w="100" w:type="dxa"/>
                    <w:right w:w="100" w:type="dxa"/>
                  </w:tcMar>
                </w:tcPr>
                <w:p w:rsidR="00C550A2" w:rsidRDefault="00CD0184">
                  <w:pPr>
                    <w:pStyle w:val="normal0"/>
                    <w:spacing w:line="240" w:lineRule="auto"/>
                    <w:rPr>
                      <w:b/>
                      <w:sz w:val="20"/>
                      <w:szCs w:val="20"/>
                    </w:rPr>
                  </w:pPr>
                  <w:r>
                    <w:rPr>
                      <w:b/>
                      <w:sz w:val="20"/>
                      <w:szCs w:val="20"/>
                    </w:rPr>
                    <w:t>222</w:t>
                  </w:r>
                </w:p>
              </w:tc>
            </w:tr>
          </w:tbl>
          <w:p w:rsidR="00C550A2" w:rsidRDefault="00C550A2">
            <w:pPr>
              <w:pStyle w:val="normal0"/>
              <w:widowControl w:val="0"/>
              <w:spacing w:line="240" w:lineRule="auto"/>
              <w:rPr>
                <w:b/>
                <w:sz w:val="20"/>
                <w:szCs w:val="20"/>
              </w:rPr>
            </w:pPr>
          </w:p>
        </w:tc>
      </w:tr>
    </w:tbl>
    <w:p w:rsidR="00C550A2" w:rsidRDefault="00C550A2">
      <w:pPr>
        <w:pStyle w:val="normal0"/>
        <w:rPr>
          <w:b/>
          <w:sz w:val="24"/>
          <w:szCs w:val="24"/>
        </w:rPr>
      </w:pPr>
    </w:p>
    <w:p w:rsidR="00C550A2" w:rsidRDefault="00C550A2">
      <w:pPr>
        <w:pStyle w:val="normal0"/>
        <w:rPr>
          <w:b/>
          <w:sz w:val="24"/>
          <w:szCs w:val="24"/>
        </w:rPr>
      </w:pPr>
    </w:p>
    <w:p w:rsidR="00C550A2" w:rsidRDefault="00C550A2">
      <w:pPr>
        <w:pStyle w:val="normal0"/>
        <w:rPr>
          <w:b/>
          <w:sz w:val="24"/>
          <w:szCs w:val="24"/>
        </w:rPr>
      </w:pPr>
    </w:p>
    <w:p w:rsidR="00C550A2" w:rsidRDefault="00C550A2">
      <w:pPr>
        <w:pStyle w:val="normal0"/>
        <w:rPr>
          <w:b/>
          <w:sz w:val="24"/>
          <w:szCs w:val="24"/>
        </w:rPr>
      </w:pPr>
    </w:p>
    <w:p w:rsidR="00C550A2" w:rsidRDefault="00C550A2">
      <w:pPr>
        <w:pStyle w:val="normal0"/>
        <w:rPr>
          <w:b/>
          <w:sz w:val="24"/>
          <w:szCs w:val="24"/>
        </w:rPr>
      </w:pPr>
    </w:p>
    <w:p w:rsidR="00C550A2" w:rsidRDefault="00C550A2">
      <w:pPr>
        <w:pStyle w:val="normal0"/>
        <w:rPr>
          <w:b/>
          <w:sz w:val="24"/>
          <w:szCs w:val="24"/>
        </w:rPr>
      </w:pPr>
    </w:p>
    <w:p w:rsidR="00C550A2" w:rsidRDefault="00C550A2">
      <w:pPr>
        <w:pStyle w:val="normal0"/>
        <w:rPr>
          <w:b/>
          <w:sz w:val="24"/>
          <w:szCs w:val="24"/>
        </w:rPr>
      </w:pPr>
    </w:p>
    <w:p w:rsidR="00C550A2" w:rsidRDefault="00C550A2">
      <w:pPr>
        <w:pStyle w:val="normal0"/>
        <w:rPr>
          <w:b/>
          <w:sz w:val="24"/>
          <w:szCs w:val="24"/>
        </w:rPr>
      </w:pPr>
    </w:p>
    <w:p w:rsidR="00C550A2" w:rsidRDefault="00C550A2">
      <w:pPr>
        <w:pStyle w:val="normal0"/>
        <w:rPr>
          <w:b/>
          <w:sz w:val="24"/>
          <w:szCs w:val="24"/>
        </w:rPr>
      </w:pPr>
    </w:p>
    <w:p w:rsidR="00BF73CA" w:rsidRDefault="00BF73CA">
      <w:pPr>
        <w:pStyle w:val="normal0"/>
        <w:rPr>
          <w:b/>
          <w:sz w:val="24"/>
          <w:szCs w:val="24"/>
        </w:rPr>
      </w:pPr>
    </w:p>
    <w:p w:rsidR="00C550A2" w:rsidRDefault="00C550A2">
      <w:pPr>
        <w:pStyle w:val="normal0"/>
        <w:rPr>
          <w:b/>
          <w:sz w:val="24"/>
          <w:szCs w:val="24"/>
        </w:rPr>
      </w:pPr>
    </w:p>
    <w:p w:rsidR="00C550A2" w:rsidRDefault="00C550A2">
      <w:pPr>
        <w:pStyle w:val="normal0"/>
        <w:rPr>
          <w:b/>
          <w:sz w:val="24"/>
          <w:szCs w:val="24"/>
        </w:rPr>
      </w:pPr>
    </w:p>
    <w:p w:rsidR="00C550A2" w:rsidRDefault="00C550A2">
      <w:pPr>
        <w:pStyle w:val="normal0"/>
        <w:rPr>
          <w:b/>
          <w:sz w:val="24"/>
          <w:szCs w:val="24"/>
        </w:rPr>
      </w:pPr>
    </w:p>
    <w:p w:rsidR="00C550A2" w:rsidRDefault="00C550A2">
      <w:pPr>
        <w:pStyle w:val="normal0"/>
        <w:rPr>
          <w:b/>
          <w:sz w:val="24"/>
          <w:szCs w:val="24"/>
        </w:rPr>
      </w:pPr>
    </w:p>
    <w:p w:rsidR="00C550A2" w:rsidRDefault="00CD0184">
      <w:pPr>
        <w:pStyle w:val="normal0"/>
        <w:rPr>
          <w:b/>
          <w:sz w:val="24"/>
          <w:szCs w:val="24"/>
        </w:rPr>
      </w:pPr>
      <w:r>
        <w:rPr>
          <w:b/>
          <w:sz w:val="24"/>
          <w:szCs w:val="24"/>
        </w:rPr>
        <w:lastRenderedPageBreak/>
        <w:t>Step 5</w:t>
      </w:r>
      <w:proofErr w:type="gramStart"/>
      <w:r>
        <w:rPr>
          <w:b/>
          <w:sz w:val="24"/>
          <w:szCs w:val="24"/>
        </w:rPr>
        <w:t>:Return</w:t>
      </w:r>
      <w:proofErr w:type="gramEnd"/>
      <w:r>
        <w:rPr>
          <w:b/>
          <w:sz w:val="24"/>
          <w:szCs w:val="24"/>
        </w:rPr>
        <w:t xml:space="preserve"> Result</w:t>
      </w:r>
    </w:p>
    <w:tbl>
      <w:tblPr>
        <w:tblStyle w:val="aff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360"/>
      </w:tblGrid>
      <w:tr w:rsidR="00C550A2">
        <w:tc>
          <w:tcPr>
            <w:tcW w:w="9360" w:type="dxa"/>
            <w:shd w:val="clear" w:color="auto" w:fill="auto"/>
            <w:tcMar>
              <w:top w:w="100" w:type="dxa"/>
              <w:left w:w="100" w:type="dxa"/>
              <w:bottom w:w="100" w:type="dxa"/>
              <w:right w:w="100" w:type="dxa"/>
            </w:tcMar>
          </w:tcPr>
          <w:p w:rsidR="00C550A2" w:rsidRDefault="00C550A2">
            <w:pPr>
              <w:pStyle w:val="normal0"/>
              <w:widowControl w:val="0"/>
              <w:spacing w:line="240" w:lineRule="auto"/>
              <w:rPr>
                <w:b/>
                <w:sz w:val="20"/>
                <w:szCs w:val="20"/>
              </w:rPr>
            </w:pPr>
          </w:p>
          <w:p w:rsidR="00C550A2" w:rsidRDefault="00C550A2">
            <w:pPr>
              <w:pStyle w:val="normal0"/>
              <w:widowControl w:val="0"/>
              <w:spacing w:line="240" w:lineRule="auto"/>
              <w:rPr>
                <w:b/>
                <w:sz w:val="20"/>
                <w:szCs w:val="20"/>
              </w:rPr>
            </w:pPr>
          </w:p>
          <w:tbl>
            <w:tblPr>
              <w:tblStyle w:val="aff6"/>
              <w:tblW w:w="9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4580"/>
              <w:gridCol w:w="4580"/>
            </w:tblGrid>
            <w:tr w:rsidR="00C550A2">
              <w:tc>
                <w:tcPr>
                  <w:tcW w:w="4580" w:type="dxa"/>
                  <w:shd w:val="clear" w:color="auto" w:fill="auto"/>
                  <w:tcMar>
                    <w:top w:w="100" w:type="dxa"/>
                    <w:left w:w="100" w:type="dxa"/>
                    <w:bottom w:w="100" w:type="dxa"/>
                    <w:right w:w="100" w:type="dxa"/>
                  </w:tcMar>
                </w:tcPr>
                <w:p w:rsidR="00C550A2" w:rsidRDefault="00CD0184">
                  <w:pPr>
                    <w:pStyle w:val="normal0"/>
                    <w:widowControl w:val="0"/>
                    <w:pBdr>
                      <w:top w:val="nil"/>
                      <w:left w:val="nil"/>
                      <w:bottom w:val="nil"/>
                      <w:right w:val="nil"/>
                      <w:between w:val="nil"/>
                    </w:pBdr>
                    <w:spacing w:line="240" w:lineRule="auto"/>
                    <w:rPr>
                      <w:b/>
                      <w:sz w:val="20"/>
                      <w:szCs w:val="20"/>
                      <w:u w:val="single"/>
                    </w:rPr>
                  </w:pPr>
                  <w:r>
                    <w:rPr>
                      <w:b/>
                      <w:sz w:val="20"/>
                      <w:szCs w:val="20"/>
                      <w:u w:val="single"/>
                    </w:rPr>
                    <w:t>ALU</w:t>
                  </w:r>
                </w:p>
                <w:p w:rsidR="00C550A2" w:rsidRDefault="00C550A2">
                  <w:pPr>
                    <w:pStyle w:val="normal0"/>
                    <w:widowControl w:val="0"/>
                    <w:pBdr>
                      <w:top w:val="nil"/>
                      <w:left w:val="nil"/>
                      <w:bottom w:val="nil"/>
                      <w:right w:val="nil"/>
                      <w:between w:val="nil"/>
                    </w:pBdr>
                    <w:spacing w:line="240" w:lineRule="auto"/>
                    <w:rPr>
                      <w:b/>
                      <w:sz w:val="20"/>
                      <w:szCs w:val="20"/>
                      <w:u w:val="single"/>
                    </w:rPr>
                  </w:pPr>
                </w:p>
                <w:p w:rsidR="00C550A2" w:rsidRDefault="00C550A2">
                  <w:pPr>
                    <w:pStyle w:val="normal0"/>
                    <w:widowControl w:val="0"/>
                    <w:pBdr>
                      <w:top w:val="nil"/>
                      <w:left w:val="nil"/>
                      <w:bottom w:val="nil"/>
                      <w:right w:val="nil"/>
                      <w:between w:val="nil"/>
                    </w:pBdr>
                    <w:spacing w:line="240" w:lineRule="auto"/>
                    <w:rPr>
                      <w:sz w:val="20"/>
                      <w:szCs w:val="20"/>
                      <w:u w:val="single"/>
                    </w:rPr>
                  </w:pPr>
                </w:p>
                <w:p w:rsidR="00C550A2" w:rsidRDefault="00CD0184">
                  <w:pPr>
                    <w:pStyle w:val="normal0"/>
                    <w:widowControl w:val="0"/>
                    <w:spacing w:line="240" w:lineRule="auto"/>
                    <w:rPr>
                      <w:b/>
                      <w:color w:val="00FF00"/>
                      <w:sz w:val="20"/>
                      <w:szCs w:val="20"/>
                    </w:rPr>
                  </w:pPr>
                  <w:r>
                    <w:rPr>
                      <w:b/>
                      <w:color w:val="00FF00"/>
                      <w:sz w:val="20"/>
                      <w:szCs w:val="20"/>
                    </w:rPr>
                    <w:t>[300]  392</w:t>
                  </w:r>
                </w:p>
                <w:p w:rsidR="00C550A2" w:rsidRDefault="00C550A2">
                  <w:pPr>
                    <w:pStyle w:val="normal0"/>
                    <w:widowControl w:val="0"/>
                    <w:spacing w:line="240" w:lineRule="auto"/>
                    <w:rPr>
                      <w:b/>
                      <w:color w:val="00FF00"/>
                      <w:sz w:val="20"/>
                      <w:szCs w:val="20"/>
                    </w:rPr>
                  </w:pPr>
                </w:p>
                <w:p w:rsidR="00C550A2" w:rsidRDefault="00CD0184">
                  <w:pPr>
                    <w:pStyle w:val="normal0"/>
                    <w:widowControl w:val="0"/>
                    <w:spacing w:line="240" w:lineRule="auto"/>
                    <w:rPr>
                      <w:b/>
                      <w:color w:val="00FF00"/>
                      <w:sz w:val="20"/>
                      <w:szCs w:val="20"/>
                    </w:rPr>
                  </w:pPr>
                  <w:r>
                    <w:rPr>
                      <w:b/>
                      <w:color w:val="00FF00"/>
                      <w:sz w:val="20"/>
                      <w:szCs w:val="20"/>
                    </w:rPr>
                    <w:t>[400]  192</w:t>
                  </w:r>
                </w:p>
                <w:p w:rsidR="00C550A2" w:rsidRDefault="00C550A2">
                  <w:pPr>
                    <w:pStyle w:val="normal0"/>
                    <w:widowControl w:val="0"/>
                    <w:spacing w:line="240" w:lineRule="auto"/>
                    <w:rPr>
                      <w:b/>
                      <w:color w:val="00FF00"/>
                      <w:sz w:val="20"/>
                      <w:szCs w:val="20"/>
                    </w:rPr>
                  </w:pPr>
                </w:p>
                <w:p w:rsidR="00C550A2" w:rsidRDefault="00CD0184">
                  <w:pPr>
                    <w:pStyle w:val="normal0"/>
                    <w:widowControl w:val="0"/>
                    <w:spacing w:line="240" w:lineRule="auto"/>
                    <w:rPr>
                      <w:b/>
                      <w:color w:val="00FF00"/>
                      <w:sz w:val="20"/>
                      <w:szCs w:val="20"/>
                    </w:rPr>
                  </w:pPr>
                  <w:r>
                    <w:rPr>
                      <w:b/>
                      <w:color w:val="00FF00"/>
                      <w:sz w:val="20"/>
                      <w:szCs w:val="20"/>
                    </w:rPr>
                    <w:t>[200]  200</w:t>
                  </w:r>
                </w:p>
                <w:p w:rsidR="00C550A2" w:rsidRDefault="00C550A2">
                  <w:pPr>
                    <w:pStyle w:val="normal0"/>
                    <w:widowControl w:val="0"/>
                    <w:pBdr>
                      <w:top w:val="nil"/>
                      <w:left w:val="nil"/>
                      <w:bottom w:val="nil"/>
                      <w:right w:val="nil"/>
                      <w:between w:val="nil"/>
                    </w:pBdr>
                    <w:spacing w:line="240" w:lineRule="auto"/>
                    <w:rPr>
                      <w:b/>
                      <w:sz w:val="20"/>
                      <w:szCs w:val="20"/>
                      <w:u w:val="single"/>
                    </w:rPr>
                  </w:pPr>
                </w:p>
                <w:p w:rsidR="00C550A2" w:rsidRDefault="00C550A2">
                  <w:pPr>
                    <w:pStyle w:val="normal0"/>
                    <w:widowControl w:val="0"/>
                    <w:pBdr>
                      <w:top w:val="nil"/>
                      <w:left w:val="nil"/>
                      <w:bottom w:val="nil"/>
                      <w:right w:val="nil"/>
                      <w:between w:val="nil"/>
                    </w:pBdr>
                    <w:spacing w:line="240" w:lineRule="auto"/>
                    <w:rPr>
                      <w:b/>
                      <w:sz w:val="20"/>
                      <w:szCs w:val="20"/>
                      <w:u w:val="single"/>
                    </w:rPr>
                  </w:pPr>
                </w:p>
                <w:p w:rsidR="00C550A2" w:rsidRDefault="00C550A2">
                  <w:pPr>
                    <w:pStyle w:val="normal0"/>
                    <w:widowControl w:val="0"/>
                    <w:pBdr>
                      <w:top w:val="nil"/>
                      <w:left w:val="nil"/>
                      <w:bottom w:val="nil"/>
                      <w:right w:val="nil"/>
                      <w:between w:val="nil"/>
                    </w:pBdr>
                    <w:spacing w:line="240" w:lineRule="auto"/>
                    <w:rPr>
                      <w:b/>
                      <w:sz w:val="20"/>
                      <w:szCs w:val="20"/>
                      <w:u w:val="single"/>
                    </w:rPr>
                  </w:pPr>
                </w:p>
                <w:p w:rsidR="00C550A2" w:rsidRDefault="00C550A2">
                  <w:pPr>
                    <w:pStyle w:val="normal0"/>
                    <w:widowControl w:val="0"/>
                    <w:pBdr>
                      <w:top w:val="nil"/>
                      <w:left w:val="nil"/>
                      <w:bottom w:val="nil"/>
                      <w:right w:val="nil"/>
                      <w:between w:val="nil"/>
                    </w:pBdr>
                    <w:spacing w:line="240" w:lineRule="auto"/>
                    <w:rPr>
                      <w:b/>
                      <w:sz w:val="20"/>
                      <w:szCs w:val="20"/>
                      <w:u w:val="single"/>
                    </w:rPr>
                  </w:pPr>
                </w:p>
              </w:tc>
              <w:tc>
                <w:tcPr>
                  <w:tcW w:w="4580" w:type="dxa"/>
                  <w:shd w:val="clear" w:color="auto" w:fill="auto"/>
                  <w:tcMar>
                    <w:top w:w="100" w:type="dxa"/>
                    <w:left w:w="100" w:type="dxa"/>
                    <w:bottom w:w="100" w:type="dxa"/>
                    <w:right w:w="100" w:type="dxa"/>
                  </w:tcMar>
                </w:tcPr>
                <w:p w:rsidR="00C550A2" w:rsidRDefault="00CD0184">
                  <w:pPr>
                    <w:pStyle w:val="normal0"/>
                    <w:widowControl w:val="0"/>
                    <w:pBdr>
                      <w:top w:val="nil"/>
                      <w:left w:val="nil"/>
                      <w:bottom w:val="nil"/>
                      <w:right w:val="nil"/>
                      <w:between w:val="nil"/>
                    </w:pBdr>
                    <w:spacing w:line="240" w:lineRule="auto"/>
                    <w:rPr>
                      <w:b/>
                      <w:sz w:val="20"/>
                      <w:szCs w:val="20"/>
                      <w:u w:val="single"/>
                    </w:rPr>
                  </w:pPr>
                  <w:r>
                    <w:rPr>
                      <w:b/>
                      <w:sz w:val="20"/>
                      <w:szCs w:val="20"/>
                      <w:u w:val="single"/>
                    </w:rPr>
                    <w:t>Control Unit</w:t>
                  </w:r>
                </w:p>
                <w:p w:rsidR="00C550A2" w:rsidRDefault="00C550A2">
                  <w:pPr>
                    <w:pStyle w:val="normal0"/>
                    <w:widowControl w:val="0"/>
                    <w:pBdr>
                      <w:top w:val="nil"/>
                      <w:left w:val="nil"/>
                      <w:bottom w:val="nil"/>
                      <w:right w:val="nil"/>
                      <w:between w:val="nil"/>
                    </w:pBdr>
                    <w:spacing w:line="240" w:lineRule="auto"/>
                    <w:rPr>
                      <w:b/>
                      <w:sz w:val="20"/>
                      <w:szCs w:val="20"/>
                      <w:u w:val="single"/>
                    </w:rPr>
                  </w:pPr>
                </w:p>
                <w:p w:rsidR="00C550A2" w:rsidRDefault="00C550A2">
                  <w:pPr>
                    <w:pStyle w:val="normal0"/>
                    <w:widowControl w:val="0"/>
                    <w:pBdr>
                      <w:top w:val="nil"/>
                      <w:left w:val="nil"/>
                      <w:bottom w:val="nil"/>
                      <w:right w:val="nil"/>
                      <w:between w:val="nil"/>
                    </w:pBdr>
                    <w:spacing w:line="240" w:lineRule="auto"/>
                    <w:rPr>
                      <w:b/>
                      <w:sz w:val="20"/>
                      <w:szCs w:val="20"/>
                      <w:u w:val="single"/>
                    </w:rPr>
                  </w:pPr>
                </w:p>
              </w:tc>
            </w:tr>
          </w:tbl>
          <w:p w:rsidR="00C550A2" w:rsidRDefault="00C550A2">
            <w:pPr>
              <w:pStyle w:val="normal0"/>
              <w:widowControl w:val="0"/>
              <w:spacing w:line="240" w:lineRule="auto"/>
              <w:rPr>
                <w:b/>
                <w:sz w:val="20"/>
                <w:szCs w:val="20"/>
              </w:rPr>
            </w:pPr>
          </w:p>
          <w:p w:rsidR="00C550A2" w:rsidRDefault="00C550A2">
            <w:pPr>
              <w:pStyle w:val="normal0"/>
              <w:widowControl w:val="0"/>
              <w:spacing w:line="240" w:lineRule="auto"/>
              <w:rPr>
                <w:b/>
                <w:sz w:val="20"/>
                <w:szCs w:val="20"/>
              </w:rPr>
            </w:pPr>
          </w:p>
          <w:tbl>
            <w:tblPr>
              <w:tblStyle w:val="aff7"/>
              <w:tblW w:w="9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4580"/>
              <w:gridCol w:w="4580"/>
            </w:tblGrid>
            <w:tr w:rsidR="00C550A2">
              <w:tc>
                <w:tcPr>
                  <w:tcW w:w="4580" w:type="dxa"/>
                  <w:shd w:val="clear" w:color="auto" w:fill="auto"/>
                  <w:tcMar>
                    <w:top w:w="100" w:type="dxa"/>
                    <w:left w:w="100" w:type="dxa"/>
                    <w:bottom w:w="100" w:type="dxa"/>
                    <w:right w:w="100" w:type="dxa"/>
                  </w:tcMar>
                </w:tcPr>
                <w:p w:rsidR="00C550A2" w:rsidRDefault="00CD0184">
                  <w:pPr>
                    <w:pStyle w:val="normal0"/>
                    <w:widowControl w:val="0"/>
                    <w:spacing w:line="240" w:lineRule="auto"/>
                    <w:rPr>
                      <w:b/>
                      <w:sz w:val="20"/>
                      <w:szCs w:val="20"/>
                    </w:rPr>
                  </w:pPr>
                  <w:r>
                    <w:rPr>
                      <w:b/>
                      <w:sz w:val="20"/>
                      <w:szCs w:val="20"/>
                    </w:rPr>
                    <w:t>Address</w:t>
                  </w:r>
                </w:p>
              </w:tc>
              <w:tc>
                <w:tcPr>
                  <w:tcW w:w="4580" w:type="dxa"/>
                  <w:shd w:val="clear" w:color="auto" w:fill="auto"/>
                  <w:tcMar>
                    <w:top w:w="100" w:type="dxa"/>
                    <w:left w:w="100" w:type="dxa"/>
                    <w:bottom w:w="100" w:type="dxa"/>
                    <w:right w:w="100" w:type="dxa"/>
                  </w:tcMar>
                </w:tcPr>
                <w:p w:rsidR="00C550A2" w:rsidRDefault="00CD0184">
                  <w:pPr>
                    <w:pStyle w:val="normal0"/>
                    <w:widowControl w:val="0"/>
                    <w:spacing w:line="240" w:lineRule="auto"/>
                    <w:rPr>
                      <w:b/>
                      <w:sz w:val="20"/>
                      <w:szCs w:val="20"/>
                    </w:rPr>
                  </w:pPr>
                  <w:r>
                    <w:rPr>
                      <w:b/>
                      <w:sz w:val="20"/>
                      <w:szCs w:val="20"/>
                    </w:rPr>
                    <w:t>Content</w:t>
                  </w:r>
                </w:p>
              </w:tc>
            </w:tr>
            <w:tr w:rsidR="00C550A2">
              <w:tc>
                <w:tcPr>
                  <w:tcW w:w="4580" w:type="dxa"/>
                  <w:shd w:val="clear" w:color="auto" w:fill="auto"/>
                  <w:tcMar>
                    <w:top w:w="100" w:type="dxa"/>
                    <w:left w:w="100" w:type="dxa"/>
                    <w:bottom w:w="100" w:type="dxa"/>
                    <w:right w:w="100" w:type="dxa"/>
                  </w:tcMar>
                </w:tcPr>
                <w:p w:rsidR="00C550A2" w:rsidRDefault="00CD0184">
                  <w:pPr>
                    <w:pStyle w:val="normal0"/>
                    <w:widowControl w:val="0"/>
                    <w:spacing w:line="240" w:lineRule="auto"/>
                    <w:rPr>
                      <w:b/>
                      <w:sz w:val="20"/>
                      <w:szCs w:val="20"/>
                    </w:rPr>
                  </w:pPr>
                  <w:r>
                    <w:rPr>
                      <w:b/>
                      <w:sz w:val="20"/>
                      <w:szCs w:val="20"/>
                    </w:rPr>
                    <w:t>100</w:t>
                  </w:r>
                </w:p>
              </w:tc>
              <w:tc>
                <w:tcPr>
                  <w:tcW w:w="4580" w:type="dxa"/>
                  <w:shd w:val="clear" w:color="auto" w:fill="auto"/>
                  <w:tcMar>
                    <w:top w:w="100" w:type="dxa"/>
                    <w:left w:w="100" w:type="dxa"/>
                    <w:bottom w:w="100" w:type="dxa"/>
                    <w:right w:w="100" w:type="dxa"/>
                  </w:tcMar>
                </w:tcPr>
                <w:p w:rsidR="00C550A2" w:rsidRDefault="00CD0184">
                  <w:pPr>
                    <w:pStyle w:val="normal0"/>
                    <w:spacing w:before="120"/>
                    <w:rPr>
                      <w:b/>
                      <w:sz w:val="20"/>
                      <w:szCs w:val="20"/>
                    </w:rPr>
                  </w:pPr>
                  <w:r>
                    <w:rPr>
                      <w:b/>
                      <w:color w:val="222222"/>
                      <w:sz w:val="20"/>
                      <w:szCs w:val="20"/>
                    </w:rPr>
                    <w:t>SUB 200,300,400</w:t>
                  </w:r>
                </w:p>
              </w:tc>
            </w:tr>
            <w:tr w:rsidR="00C550A2">
              <w:tc>
                <w:tcPr>
                  <w:tcW w:w="4580" w:type="dxa"/>
                  <w:shd w:val="clear" w:color="auto" w:fill="auto"/>
                  <w:tcMar>
                    <w:top w:w="100" w:type="dxa"/>
                    <w:left w:w="100" w:type="dxa"/>
                    <w:bottom w:w="100" w:type="dxa"/>
                    <w:right w:w="100" w:type="dxa"/>
                  </w:tcMar>
                </w:tcPr>
                <w:p w:rsidR="00C550A2" w:rsidRDefault="00CD0184">
                  <w:pPr>
                    <w:pStyle w:val="normal0"/>
                    <w:widowControl w:val="0"/>
                    <w:spacing w:line="240" w:lineRule="auto"/>
                    <w:rPr>
                      <w:b/>
                      <w:sz w:val="20"/>
                      <w:szCs w:val="20"/>
                    </w:rPr>
                  </w:pPr>
                  <w:r>
                    <w:rPr>
                      <w:b/>
                      <w:sz w:val="20"/>
                      <w:szCs w:val="20"/>
                    </w:rPr>
                    <w:t>150</w:t>
                  </w:r>
                </w:p>
              </w:tc>
              <w:tc>
                <w:tcPr>
                  <w:tcW w:w="4580" w:type="dxa"/>
                  <w:shd w:val="clear" w:color="auto" w:fill="auto"/>
                  <w:tcMar>
                    <w:top w:w="100" w:type="dxa"/>
                    <w:left w:w="100" w:type="dxa"/>
                    <w:bottom w:w="100" w:type="dxa"/>
                    <w:right w:w="100" w:type="dxa"/>
                  </w:tcMar>
                </w:tcPr>
                <w:p w:rsidR="00C550A2" w:rsidRDefault="00CD0184">
                  <w:pPr>
                    <w:pStyle w:val="normal0"/>
                    <w:spacing w:before="120"/>
                    <w:rPr>
                      <w:b/>
                      <w:sz w:val="20"/>
                      <w:szCs w:val="20"/>
                    </w:rPr>
                  </w:pPr>
                  <w:r>
                    <w:rPr>
                      <w:color w:val="222222"/>
                      <w:sz w:val="20"/>
                      <w:szCs w:val="20"/>
                    </w:rPr>
                    <w:t xml:space="preserve"> </w:t>
                  </w:r>
                  <w:r>
                    <w:rPr>
                      <w:b/>
                      <w:color w:val="222222"/>
                      <w:sz w:val="20"/>
                      <w:szCs w:val="20"/>
                    </w:rPr>
                    <w:t>ADD 500, 200, 400</w:t>
                  </w:r>
                </w:p>
              </w:tc>
            </w:tr>
            <w:tr w:rsidR="00C550A2">
              <w:tc>
                <w:tcPr>
                  <w:tcW w:w="4580" w:type="dxa"/>
                  <w:shd w:val="clear" w:color="auto" w:fill="auto"/>
                  <w:tcMar>
                    <w:top w:w="100" w:type="dxa"/>
                    <w:left w:w="100" w:type="dxa"/>
                    <w:bottom w:w="100" w:type="dxa"/>
                    <w:right w:w="100" w:type="dxa"/>
                  </w:tcMar>
                </w:tcPr>
                <w:p w:rsidR="00C550A2" w:rsidRDefault="00CD0184">
                  <w:pPr>
                    <w:pStyle w:val="normal0"/>
                    <w:widowControl w:val="0"/>
                    <w:spacing w:line="240" w:lineRule="auto"/>
                    <w:rPr>
                      <w:b/>
                      <w:sz w:val="20"/>
                      <w:szCs w:val="20"/>
                    </w:rPr>
                  </w:pPr>
                  <w:r>
                    <w:rPr>
                      <w:b/>
                      <w:sz w:val="20"/>
                      <w:szCs w:val="20"/>
                    </w:rPr>
                    <w:t>200</w:t>
                  </w:r>
                </w:p>
              </w:tc>
              <w:tc>
                <w:tcPr>
                  <w:tcW w:w="4580" w:type="dxa"/>
                  <w:shd w:val="clear" w:color="auto" w:fill="auto"/>
                  <w:tcMar>
                    <w:top w:w="100" w:type="dxa"/>
                    <w:left w:w="100" w:type="dxa"/>
                    <w:bottom w:w="100" w:type="dxa"/>
                    <w:right w:w="100" w:type="dxa"/>
                  </w:tcMar>
                </w:tcPr>
                <w:p w:rsidR="00C550A2" w:rsidRDefault="00CD0184">
                  <w:pPr>
                    <w:pStyle w:val="normal0"/>
                    <w:spacing w:line="240" w:lineRule="auto"/>
                    <w:rPr>
                      <w:b/>
                      <w:color w:val="00FF00"/>
                      <w:sz w:val="20"/>
                      <w:szCs w:val="20"/>
                    </w:rPr>
                  </w:pPr>
                  <w:r>
                    <w:rPr>
                      <w:b/>
                      <w:color w:val="00FF00"/>
                      <w:sz w:val="20"/>
                      <w:szCs w:val="20"/>
                    </w:rPr>
                    <w:t>200</w:t>
                  </w:r>
                </w:p>
              </w:tc>
            </w:tr>
            <w:tr w:rsidR="00C550A2">
              <w:tc>
                <w:tcPr>
                  <w:tcW w:w="4580" w:type="dxa"/>
                  <w:shd w:val="clear" w:color="auto" w:fill="auto"/>
                  <w:tcMar>
                    <w:top w:w="100" w:type="dxa"/>
                    <w:left w:w="100" w:type="dxa"/>
                    <w:bottom w:w="100" w:type="dxa"/>
                    <w:right w:w="100" w:type="dxa"/>
                  </w:tcMar>
                </w:tcPr>
                <w:p w:rsidR="00C550A2" w:rsidRDefault="00CD0184">
                  <w:pPr>
                    <w:pStyle w:val="normal0"/>
                    <w:widowControl w:val="0"/>
                    <w:spacing w:line="240" w:lineRule="auto"/>
                    <w:rPr>
                      <w:b/>
                      <w:sz w:val="20"/>
                      <w:szCs w:val="20"/>
                    </w:rPr>
                  </w:pPr>
                  <w:r>
                    <w:rPr>
                      <w:b/>
                      <w:sz w:val="20"/>
                      <w:szCs w:val="20"/>
                    </w:rPr>
                    <w:t>300</w:t>
                  </w:r>
                </w:p>
              </w:tc>
              <w:tc>
                <w:tcPr>
                  <w:tcW w:w="4580" w:type="dxa"/>
                  <w:shd w:val="clear" w:color="auto" w:fill="auto"/>
                  <w:tcMar>
                    <w:top w:w="100" w:type="dxa"/>
                    <w:left w:w="100" w:type="dxa"/>
                    <w:bottom w:w="100" w:type="dxa"/>
                    <w:right w:w="100" w:type="dxa"/>
                  </w:tcMar>
                </w:tcPr>
                <w:p w:rsidR="00C550A2" w:rsidRDefault="00CD0184">
                  <w:pPr>
                    <w:pStyle w:val="normal0"/>
                    <w:spacing w:line="240" w:lineRule="auto"/>
                    <w:rPr>
                      <w:b/>
                      <w:sz w:val="20"/>
                      <w:szCs w:val="20"/>
                    </w:rPr>
                  </w:pPr>
                  <w:r>
                    <w:rPr>
                      <w:b/>
                      <w:sz w:val="20"/>
                      <w:szCs w:val="20"/>
                    </w:rPr>
                    <w:t>392</w:t>
                  </w:r>
                </w:p>
              </w:tc>
            </w:tr>
            <w:tr w:rsidR="00C550A2">
              <w:tc>
                <w:tcPr>
                  <w:tcW w:w="4580" w:type="dxa"/>
                  <w:shd w:val="clear" w:color="auto" w:fill="auto"/>
                  <w:tcMar>
                    <w:top w:w="100" w:type="dxa"/>
                    <w:left w:w="100" w:type="dxa"/>
                    <w:bottom w:w="100" w:type="dxa"/>
                    <w:right w:w="100" w:type="dxa"/>
                  </w:tcMar>
                </w:tcPr>
                <w:p w:rsidR="00C550A2" w:rsidRDefault="00CD0184">
                  <w:pPr>
                    <w:pStyle w:val="normal0"/>
                    <w:widowControl w:val="0"/>
                    <w:spacing w:line="240" w:lineRule="auto"/>
                    <w:rPr>
                      <w:b/>
                      <w:sz w:val="20"/>
                      <w:szCs w:val="20"/>
                    </w:rPr>
                  </w:pPr>
                  <w:r>
                    <w:rPr>
                      <w:b/>
                      <w:sz w:val="20"/>
                      <w:szCs w:val="20"/>
                    </w:rPr>
                    <w:t>400</w:t>
                  </w:r>
                </w:p>
              </w:tc>
              <w:tc>
                <w:tcPr>
                  <w:tcW w:w="4580" w:type="dxa"/>
                  <w:shd w:val="clear" w:color="auto" w:fill="auto"/>
                  <w:tcMar>
                    <w:top w:w="100" w:type="dxa"/>
                    <w:left w:w="100" w:type="dxa"/>
                    <w:bottom w:w="100" w:type="dxa"/>
                    <w:right w:w="100" w:type="dxa"/>
                  </w:tcMar>
                </w:tcPr>
                <w:p w:rsidR="00C550A2" w:rsidRDefault="00CD0184">
                  <w:pPr>
                    <w:pStyle w:val="normal0"/>
                    <w:spacing w:line="240" w:lineRule="auto"/>
                    <w:rPr>
                      <w:b/>
                      <w:sz w:val="20"/>
                      <w:szCs w:val="20"/>
                    </w:rPr>
                  </w:pPr>
                  <w:r>
                    <w:rPr>
                      <w:b/>
                      <w:sz w:val="20"/>
                      <w:szCs w:val="20"/>
                    </w:rPr>
                    <w:t>192</w:t>
                  </w:r>
                </w:p>
              </w:tc>
            </w:tr>
            <w:tr w:rsidR="00C550A2">
              <w:tc>
                <w:tcPr>
                  <w:tcW w:w="4580" w:type="dxa"/>
                  <w:shd w:val="clear" w:color="auto" w:fill="auto"/>
                  <w:tcMar>
                    <w:top w:w="100" w:type="dxa"/>
                    <w:left w:w="100" w:type="dxa"/>
                    <w:bottom w:w="100" w:type="dxa"/>
                    <w:right w:w="100" w:type="dxa"/>
                  </w:tcMar>
                </w:tcPr>
                <w:p w:rsidR="00C550A2" w:rsidRDefault="00CD0184">
                  <w:pPr>
                    <w:pStyle w:val="normal0"/>
                    <w:widowControl w:val="0"/>
                    <w:spacing w:line="240" w:lineRule="auto"/>
                    <w:rPr>
                      <w:b/>
                      <w:sz w:val="20"/>
                      <w:szCs w:val="20"/>
                    </w:rPr>
                  </w:pPr>
                  <w:r>
                    <w:rPr>
                      <w:b/>
                      <w:sz w:val="20"/>
                      <w:szCs w:val="20"/>
                    </w:rPr>
                    <w:t>500</w:t>
                  </w:r>
                </w:p>
              </w:tc>
              <w:tc>
                <w:tcPr>
                  <w:tcW w:w="4580" w:type="dxa"/>
                  <w:shd w:val="clear" w:color="auto" w:fill="auto"/>
                  <w:tcMar>
                    <w:top w:w="100" w:type="dxa"/>
                    <w:left w:w="100" w:type="dxa"/>
                    <w:bottom w:w="100" w:type="dxa"/>
                    <w:right w:w="100" w:type="dxa"/>
                  </w:tcMar>
                </w:tcPr>
                <w:p w:rsidR="00C550A2" w:rsidRDefault="00CD0184">
                  <w:pPr>
                    <w:pStyle w:val="normal0"/>
                    <w:spacing w:line="240" w:lineRule="auto"/>
                    <w:rPr>
                      <w:b/>
                      <w:sz w:val="20"/>
                      <w:szCs w:val="20"/>
                    </w:rPr>
                  </w:pPr>
                  <w:r>
                    <w:rPr>
                      <w:b/>
                      <w:sz w:val="20"/>
                      <w:szCs w:val="20"/>
                    </w:rPr>
                    <w:t>111</w:t>
                  </w:r>
                </w:p>
              </w:tc>
            </w:tr>
            <w:tr w:rsidR="00C550A2">
              <w:tc>
                <w:tcPr>
                  <w:tcW w:w="4580" w:type="dxa"/>
                  <w:shd w:val="clear" w:color="auto" w:fill="auto"/>
                  <w:tcMar>
                    <w:top w:w="100" w:type="dxa"/>
                    <w:left w:w="100" w:type="dxa"/>
                    <w:bottom w:w="100" w:type="dxa"/>
                    <w:right w:w="100" w:type="dxa"/>
                  </w:tcMar>
                </w:tcPr>
                <w:p w:rsidR="00C550A2" w:rsidRDefault="00CD0184">
                  <w:pPr>
                    <w:pStyle w:val="normal0"/>
                    <w:widowControl w:val="0"/>
                    <w:spacing w:line="240" w:lineRule="auto"/>
                    <w:rPr>
                      <w:b/>
                      <w:sz w:val="20"/>
                      <w:szCs w:val="20"/>
                    </w:rPr>
                  </w:pPr>
                  <w:r>
                    <w:rPr>
                      <w:b/>
                      <w:sz w:val="20"/>
                      <w:szCs w:val="20"/>
                    </w:rPr>
                    <w:t>600</w:t>
                  </w:r>
                </w:p>
              </w:tc>
              <w:tc>
                <w:tcPr>
                  <w:tcW w:w="4580" w:type="dxa"/>
                  <w:shd w:val="clear" w:color="auto" w:fill="auto"/>
                  <w:tcMar>
                    <w:top w:w="100" w:type="dxa"/>
                    <w:left w:w="100" w:type="dxa"/>
                    <w:bottom w:w="100" w:type="dxa"/>
                    <w:right w:w="100" w:type="dxa"/>
                  </w:tcMar>
                </w:tcPr>
                <w:p w:rsidR="00C550A2" w:rsidRDefault="00CD0184">
                  <w:pPr>
                    <w:pStyle w:val="normal0"/>
                    <w:spacing w:line="240" w:lineRule="auto"/>
                    <w:rPr>
                      <w:b/>
                      <w:sz w:val="20"/>
                      <w:szCs w:val="20"/>
                    </w:rPr>
                  </w:pPr>
                  <w:r>
                    <w:rPr>
                      <w:b/>
                      <w:sz w:val="20"/>
                      <w:szCs w:val="20"/>
                    </w:rPr>
                    <w:t>222</w:t>
                  </w:r>
                </w:p>
              </w:tc>
            </w:tr>
          </w:tbl>
          <w:p w:rsidR="00C550A2" w:rsidRDefault="00C550A2">
            <w:pPr>
              <w:pStyle w:val="normal0"/>
              <w:widowControl w:val="0"/>
              <w:spacing w:line="240" w:lineRule="auto"/>
              <w:rPr>
                <w:b/>
                <w:sz w:val="20"/>
                <w:szCs w:val="20"/>
              </w:rPr>
            </w:pPr>
          </w:p>
        </w:tc>
      </w:tr>
    </w:tbl>
    <w:p w:rsidR="00C550A2" w:rsidRDefault="00C550A2">
      <w:pPr>
        <w:pStyle w:val="normal0"/>
        <w:rPr>
          <w:b/>
          <w:sz w:val="24"/>
          <w:szCs w:val="24"/>
        </w:rPr>
      </w:pPr>
    </w:p>
    <w:p w:rsidR="00C550A2" w:rsidRDefault="00C550A2">
      <w:pPr>
        <w:pStyle w:val="normal0"/>
        <w:rPr>
          <w:b/>
          <w:sz w:val="24"/>
          <w:szCs w:val="24"/>
        </w:rPr>
      </w:pPr>
    </w:p>
    <w:p w:rsidR="00C550A2" w:rsidRDefault="00C550A2">
      <w:pPr>
        <w:pStyle w:val="normal0"/>
        <w:rPr>
          <w:b/>
          <w:sz w:val="24"/>
          <w:szCs w:val="24"/>
        </w:rPr>
      </w:pPr>
    </w:p>
    <w:p w:rsidR="00C550A2" w:rsidRDefault="00C550A2">
      <w:pPr>
        <w:pStyle w:val="normal0"/>
        <w:rPr>
          <w:b/>
          <w:sz w:val="24"/>
          <w:szCs w:val="24"/>
        </w:rPr>
      </w:pPr>
    </w:p>
    <w:p w:rsidR="00C550A2" w:rsidRDefault="00C550A2">
      <w:pPr>
        <w:pStyle w:val="normal0"/>
        <w:rPr>
          <w:b/>
          <w:sz w:val="24"/>
          <w:szCs w:val="24"/>
        </w:rPr>
      </w:pPr>
    </w:p>
    <w:p w:rsidR="00C550A2" w:rsidRDefault="00C550A2">
      <w:pPr>
        <w:pStyle w:val="normal0"/>
        <w:rPr>
          <w:b/>
          <w:sz w:val="24"/>
          <w:szCs w:val="24"/>
        </w:rPr>
      </w:pPr>
    </w:p>
    <w:p w:rsidR="00C550A2" w:rsidRDefault="00C550A2">
      <w:pPr>
        <w:pStyle w:val="normal0"/>
        <w:rPr>
          <w:b/>
          <w:sz w:val="24"/>
          <w:szCs w:val="24"/>
        </w:rPr>
      </w:pPr>
    </w:p>
    <w:p w:rsidR="00C550A2" w:rsidRDefault="00C550A2">
      <w:pPr>
        <w:pStyle w:val="normal0"/>
        <w:rPr>
          <w:b/>
          <w:color w:val="222222"/>
          <w:sz w:val="24"/>
          <w:szCs w:val="24"/>
        </w:rPr>
      </w:pPr>
    </w:p>
    <w:p w:rsidR="00C550A2" w:rsidRDefault="00C550A2">
      <w:pPr>
        <w:pStyle w:val="normal0"/>
        <w:rPr>
          <w:b/>
          <w:color w:val="222222"/>
          <w:sz w:val="24"/>
          <w:szCs w:val="24"/>
        </w:rPr>
      </w:pPr>
    </w:p>
    <w:p w:rsidR="00C550A2" w:rsidRDefault="00C550A2">
      <w:pPr>
        <w:pStyle w:val="normal0"/>
        <w:rPr>
          <w:b/>
          <w:color w:val="222222"/>
          <w:sz w:val="24"/>
          <w:szCs w:val="24"/>
        </w:rPr>
      </w:pPr>
    </w:p>
    <w:p w:rsidR="00C550A2" w:rsidRDefault="00C550A2">
      <w:pPr>
        <w:pStyle w:val="normal0"/>
        <w:rPr>
          <w:b/>
          <w:color w:val="222222"/>
          <w:sz w:val="24"/>
          <w:szCs w:val="24"/>
        </w:rPr>
      </w:pPr>
    </w:p>
    <w:p w:rsidR="00C550A2" w:rsidRDefault="00C550A2">
      <w:pPr>
        <w:pStyle w:val="normal0"/>
        <w:rPr>
          <w:b/>
          <w:color w:val="222222"/>
          <w:sz w:val="24"/>
          <w:szCs w:val="24"/>
        </w:rPr>
      </w:pPr>
    </w:p>
    <w:p w:rsidR="00C550A2" w:rsidRDefault="00C550A2">
      <w:pPr>
        <w:pStyle w:val="normal0"/>
        <w:rPr>
          <w:b/>
          <w:sz w:val="24"/>
          <w:szCs w:val="24"/>
        </w:rPr>
      </w:pPr>
    </w:p>
    <w:p w:rsidR="00C550A2" w:rsidRDefault="00CD0184">
      <w:pPr>
        <w:pStyle w:val="normal0"/>
        <w:rPr>
          <w:b/>
          <w:sz w:val="24"/>
          <w:szCs w:val="24"/>
        </w:rPr>
      </w:pPr>
      <w:r>
        <w:rPr>
          <w:b/>
          <w:sz w:val="24"/>
          <w:szCs w:val="24"/>
        </w:rPr>
        <w:t>Question 07: [10 points]</w:t>
      </w:r>
    </w:p>
    <w:p w:rsidR="00C550A2" w:rsidRDefault="00C550A2">
      <w:pPr>
        <w:pStyle w:val="normal0"/>
        <w:rPr>
          <w:b/>
          <w:sz w:val="24"/>
          <w:szCs w:val="24"/>
        </w:rPr>
      </w:pPr>
    </w:p>
    <w:p w:rsidR="00C550A2" w:rsidRDefault="00CD0184">
      <w:pPr>
        <w:pStyle w:val="normal0"/>
        <w:rPr>
          <w:sz w:val="24"/>
          <w:szCs w:val="24"/>
        </w:rPr>
      </w:pPr>
      <w:r>
        <w:rPr>
          <w:sz w:val="24"/>
          <w:szCs w:val="24"/>
        </w:rPr>
        <w:t>1. Write the output of the following HTML script.</w:t>
      </w:r>
    </w:p>
    <w:p w:rsidR="00C550A2" w:rsidRDefault="00C550A2">
      <w:pPr>
        <w:pStyle w:val="normal0"/>
        <w:rPr>
          <w:sz w:val="24"/>
          <w:szCs w:val="24"/>
        </w:rPr>
      </w:pPr>
    </w:p>
    <w:p w:rsidR="00C550A2" w:rsidRDefault="00CD0184">
      <w:pPr>
        <w:pStyle w:val="normal0"/>
        <w:rPr>
          <w:sz w:val="24"/>
          <w:szCs w:val="24"/>
        </w:rPr>
      </w:pPr>
      <w:proofErr w:type="gramStart"/>
      <w:r>
        <w:rPr>
          <w:sz w:val="24"/>
          <w:szCs w:val="24"/>
        </w:rPr>
        <w:t>&lt;!DOCTYPE</w:t>
      </w:r>
      <w:proofErr w:type="gramEnd"/>
      <w:r>
        <w:rPr>
          <w:sz w:val="24"/>
          <w:szCs w:val="24"/>
        </w:rPr>
        <w:t xml:space="preserve"> html&gt;</w:t>
      </w:r>
    </w:p>
    <w:p w:rsidR="00C550A2" w:rsidRDefault="00CD0184">
      <w:pPr>
        <w:pStyle w:val="normal0"/>
        <w:rPr>
          <w:sz w:val="24"/>
          <w:szCs w:val="24"/>
        </w:rPr>
      </w:pPr>
      <w:r>
        <w:rPr>
          <w:sz w:val="24"/>
          <w:szCs w:val="24"/>
        </w:rPr>
        <w:t>&lt;</w:t>
      </w:r>
      <w:proofErr w:type="gramStart"/>
      <w:r>
        <w:rPr>
          <w:sz w:val="24"/>
          <w:szCs w:val="24"/>
        </w:rPr>
        <w:t>html</w:t>
      </w:r>
      <w:proofErr w:type="gramEnd"/>
      <w:r>
        <w:rPr>
          <w:sz w:val="24"/>
          <w:szCs w:val="24"/>
        </w:rPr>
        <w:t>&gt;</w:t>
      </w:r>
    </w:p>
    <w:p w:rsidR="00C550A2" w:rsidRDefault="00CD0184">
      <w:pPr>
        <w:pStyle w:val="normal0"/>
        <w:rPr>
          <w:sz w:val="24"/>
          <w:szCs w:val="24"/>
        </w:rPr>
      </w:pPr>
      <w:r>
        <w:rPr>
          <w:sz w:val="24"/>
          <w:szCs w:val="24"/>
        </w:rPr>
        <w:t>&lt;</w:t>
      </w:r>
      <w:proofErr w:type="gramStart"/>
      <w:r>
        <w:rPr>
          <w:sz w:val="24"/>
          <w:szCs w:val="24"/>
        </w:rPr>
        <w:t>head</w:t>
      </w:r>
      <w:proofErr w:type="gramEnd"/>
      <w:r>
        <w:rPr>
          <w:sz w:val="24"/>
          <w:szCs w:val="24"/>
        </w:rPr>
        <w:t>&gt;</w:t>
      </w:r>
    </w:p>
    <w:p w:rsidR="00C550A2" w:rsidRDefault="00CD0184">
      <w:pPr>
        <w:pStyle w:val="normal0"/>
        <w:rPr>
          <w:sz w:val="24"/>
          <w:szCs w:val="24"/>
        </w:rPr>
      </w:pPr>
      <w:r>
        <w:rPr>
          <w:sz w:val="24"/>
          <w:szCs w:val="24"/>
        </w:rPr>
        <w:t>&lt;</w:t>
      </w:r>
      <w:proofErr w:type="gramStart"/>
      <w:r>
        <w:rPr>
          <w:sz w:val="24"/>
          <w:szCs w:val="24"/>
        </w:rPr>
        <w:t>meta</w:t>
      </w:r>
      <w:proofErr w:type="gramEnd"/>
      <w:r>
        <w:rPr>
          <w:sz w:val="24"/>
          <w:szCs w:val="24"/>
        </w:rPr>
        <w:t xml:space="preserve"> </w:t>
      </w:r>
      <w:proofErr w:type="spellStart"/>
      <w:r>
        <w:rPr>
          <w:sz w:val="24"/>
          <w:szCs w:val="24"/>
        </w:rPr>
        <w:t>charset</w:t>
      </w:r>
      <w:proofErr w:type="spellEnd"/>
      <w:r>
        <w:rPr>
          <w:sz w:val="24"/>
          <w:szCs w:val="24"/>
        </w:rPr>
        <w:t>="utf-8"&gt;</w:t>
      </w:r>
    </w:p>
    <w:p w:rsidR="00C550A2" w:rsidRDefault="00CD0184">
      <w:pPr>
        <w:pStyle w:val="normal0"/>
        <w:rPr>
          <w:sz w:val="24"/>
          <w:szCs w:val="24"/>
        </w:rPr>
      </w:pPr>
      <w:r>
        <w:rPr>
          <w:sz w:val="24"/>
          <w:szCs w:val="24"/>
        </w:rPr>
        <w:t>&lt;</w:t>
      </w:r>
      <w:proofErr w:type="gramStart"/>
      <w:r>
        <w:rPr>
          <w:sz w:val="24"/>
          <w:szCs w:val="24"/>
        </w:rPr>
        <w:t>title&gt;</w:t>
      </w:r>
      <w:proofErr w:type="gramEnd"/>
      <w:r>
        <w:rPr>
          <w:sz w:val="24"/>
          <w:szCs w:val="24"/>
        </w:rPr>
        <w:t>Black Goose Bistro&lt;/title&gt;</w:t>
      </w:r>
    </w:p>
    <w:p w:rsidR="00C550A2" w:rsidRDefault="00CD0184">
      <w:pPr>
        <w:pStyle w:val="normal0"/>
        <w:rPr>
          <w:sz w:val="24"/>
          <w:szCs w:val="24"/>
        </w:rPr>
      </w:pPr>
      <w:r>
        <w:rPr>
          <w:sz w:val="24"/>
          <w:szCs w:val="24"/>
        </w:rPr>
        <w:t>&lt;/head&gt;</w:t>
      </w:r>
    </w:p>
    <w:p w:rsidR="00C550A2" w:rsidRDefault="00CD0184">
      <w:pPr>
        <w:pStyle w:val="normal0"/>
        <w:rPr>
          <w:sz w:val="24"/>
          <w:szCs w:val="24"/>
        </w:rPr>
      </w:pPr>
      <w:r>
        <w:rPr>
          <w:sz w:val="24"/>
          <w:szCs w:val="24"/>
        </w:rPr>
        <w:t>&lt;</w:t>
      </w:r>
      <w:proofErr w:type="gramStart"/>
      <w:r>
        <w:rPr>
          <w:sz w:val="24"/>
          <w:szCs w:val="24"/>
        </w:rPr>
        <w:t>body</w:t>
      </w:r>
      <w:proofErr w:type="gramEnd"/>
      <w:r>
        <w:rPr>
          <w:sz w:val="24"/>
          <w:szCs w:val="24"/>
        </w:rPr>
        <w:t>&gt;</w:t>
      </w:r>
    </w:p>
    <w:p w:rsidR="00C550A2" w:rsidRDefault="00CD0184">
      <w:pPr>
        <w:pStyle w:val="normal0"/>
        <w:rPr>
          <w:sz w:val="24"/>
          <w:szCs w:val="24"/>
        </w:rPr>
      </w:pPr>
      <w:r>
        <w:rPr>
          <w:sz w:val="24"/>
          <w:szCs w:val="24"/>
        </w:rPr>
        <w:t>&lt;</w:t>
      </w:r>
      <w:proofErr w:type="spellStart"/>
      <w:r>
        <w:rPr>
          <w:sz w:val="24"/>
          <w:szCs w:val="24"/>
        </w:rPr>
        <w:t>img</w:t>
      </w:r>
      <w:proofErr w:type="spellEnd"/>
      <w:r>
        <w:rPr>
          <w:sz w:val="24"/>
          <w:szCs w:val="24"/>
        </w:rPr>
        <w:t xml:space="preserve"> </w:t>
      </w:r>
      <w:proofErr w:type="spellStart"/>
      <w:r>
        <w:rPr>
          <w:sz w:val="24"/>
          <w:szCs w:val="24"/>
        </w:rPr>
        <w:t>src</w:t>
      </w:r>
      <w:proofErr w:type="spellEnd"/>
      <w:r>
        <w:rPr>
          <w:sz w:val="24"/>
          <w:szCs w:val="24"/>
        </w:rPr>
        <w:t>="flower.png" alt="Black Goose logo"&gt;</w:t>
      </w:r>
    </w:p>
    <w:p w:rsidR="00C550A2" w:rsidRDefault="00CD0184">
      <w:pPr>
        <w:pStyle w:val="normal0"/>
        <w:rPr>
          <w:sz w:val="24"/>
          <w:szCs w:val="24"/>
        </w:rPr>
      </w:pPr>
      <w:r>
        <w:rPr>
          <w:sz w:val="24"/>
          <w:szCs w:val="24"/>
        </w:rPr>
        <w:t>&lt;h1&gt;Black Goose Bistro&lt;/h1&gt;</w:t>
      </w:r>
    </w:p>
    <w:p w:rsidR="00C550A2" w:rsidRDefault="00CD0184">
      <w:pPr>
        <w:pStyle w:val="normal0"/>
        <w:rPr>
          <w:sz w:val="24"/>
          <w:szCs w:val="24"/>
        </w:rPr>
      </w:pPr>
      <w:r>
        <w:rPr>
          <w:sz w:val="24"/>
          <w:szCs w:val="24"/>
        </w:rPr>
        <w:t>&lt;h2&gt;The Restaurant&lt;/h2&gt;</w:t>
      </w:r>
    </w:p>
    <w:p w:rsidR="00C550A2" w:rsidRDefault="00CD0184">
      <w:pPr>
        <w:pStyle w:val="normal0"/>
        <w:rPr>
          <w:sz w:val="24"/>
          <w:szCs w:val="24"/>
        </w:rPr>
      </w:pPr>
      <w:r>
        <w:rPr>
          <w:sz w:val="24"/>
          <w:szCs w:val="24"/>
        </w:rPr>
        <w:t>&lt;p&gt;</w:t>
      </w:r>
      <w:r>
        <w:rPr>
          <w:sz w:val="24"/>
          <w:szCs w:val="24"/>
        </w:rPr>
        <w:t>The Black Goose Bistro offers casual lunch and</w:t>
      </w:r>
    </w:p>
    <w:p w:rsidR="00C550A2" w:rsidRDefault="00CD0184">
      <w:pPr>
        <w:pStyle w:val="normal0"/>
        <w:rPr>
          <w:sz w:val="24"/>
          <w:szCs w:val="24"/>
        </w:rPr>
      </w:pPr>
      <w:proofErr w:type="gramStart"/>
      <w:r>
        <w:rPr>
          <w:sz w:val="24"/>
          <w:szCs w:val="24"/>
        </w:rPr>
        <w:t>dinner</w:t>
      </w:r>
      <w:proofErr w:type="gramEnd"/>
      <w:r>
        <w:rPr>
          <w:sz w:val="24"/>
          <w:szCs w:val="24"/>
        </w:rPr>
        <w:t xml:space="preserve"> fare in a hip atmosphere. The menu changes</w:t>
      </w:r>
    </w:p>
    <w:p w:rsidR="00C550A2" w:rsidRDefault="00CD0184">
      <w:pPr>
        <w:pStyle w:val="normal0"/>
        <w:rPr>
          <w:sz w:val="24"/>
          <w:szCs w:val="24"/>
        </w:rPr>
      </w:pPr>
      <w:proofErr w:type="gramStart"/>
      <w:r>
        <w:rPr>
          <w:sz w:val="24"/>
          <w:szCs w:val="24"/>
        </w:rPr>
        <w:t>regularly</w:t>
      </w:r>
      <w:proofErr w:type="gramEnd"/>
      <w:r>
        <w:rPr>
          <w:sz w:val="24"/>
          <w:szCs w:val="24"/>
        </w:rPr>
        <w:t>.</w:t>
      </w:r>
    </w:p>
    <w:p w:rsidR="00C550A2" w:rsidRDefault="00CD0184">
      <w:pPr>
        <w:pStyle w:val="normal0"/>
        <w:rPr>
          <w:sz w:val="24"/>
          <w:szCs w:val="24"/>
        </w:rPr>
      </w:pPr>
      <w:r>
        <w:rPr>
          <w:sz w:val="24"/>
          <w:szCs w:val="24"/>
        </w:rPr>
        <w:t>&lt;/p&gt;</w:t>
      </w:r>
    </w:p>
    <w:p w:rsidR="00C550A2" w:rsidRDefault="00CD0184">
      <w:pPr>
        <w:pStyle w:val="normal0"/>
        <w:rPr>
          <w:sz w:val="24"/>
          <w:szCs w:val="24"/>
        </w:rPr>
      </w:pPr>
      <w:r>
        <w:rPr>
          <w:sz w:val="24"/>
          <w:szCs w:val="24"/>
        </w:rPr>
        <w:t>&lt;h2&gt; Catering &lt;/h2&gt;</w:t>
      </w:r>
    </w:p>
    <w:p w:rsidR="00C550A2" w:rsidRDefault="00CD0184">
      <w:pPr>
        <w:pStyle w:val="normal0"/>
        <w:rPr>
          <w:sz w:val="24"/>
          <w:szCs w:val="24"/>
        </w:rPr>
      </w:pPr>
      <w:r>
        <w:rPr>
          <w:sz w:val="24"/>
          <w:szCs w:val="24"/>
        </w:rPr>
        <w:t xml:space="preserve">&lt;p&gt; </w:t>
      </w:r>
      <w:proofErr w:type="gramStart"/>
      <w:r>
        <w:rPr>
          <w:sz w:val="24"/>
          <w:szCs w:val="24"/>
        </w:rPr>
        <w:t>You</w:t>
      </w:r>
      <w:proofErr w:type="gramEnd"/>
      <w:r>
        <w:rPr>
          <w:sz w:val="24"/>
          <w:szCs w:val="24"/>
        </w:rPr>
        <w:t xml:space="preserve"> have fun... we'll handle the cooking &lt;/p&gt;</w:t>
      </w:r>
    </w:p>
    <w:p w:rsidR="00C550A2" w:rsidRDefault="00CD0184">
      <w:pPr>
        <w:pStyle w:val="normal0"/>
        <w:rPr>
          <w:sz w:val="24"/>
          <w:szCs w:val="24"/>
        </w:rPr>
      </w:pPr>
      <w:r>
        <w:rPr>
          <w:sz w:val="24"/>
          <w:szCs w:val="24"/>
        </w:rPr>
        <w:t>&lt;h3&gt; Location &lt;/h3&gt;</w:t>
      </w:r>
    </w:p>
    <w:p w:rsidR="00C550A2" w:rsidRDefault="00CD0184">
      <w:pPr>
        <w:pStyle w:val="normal0"/>
        <w:rPr>
          <w:sz w:val="24"/>
          <w:szCs w:val="24"/>
        </w:rPr>
      </w:pPr>
      <w:r>
        <w:rPr>
          <w:sz w:val="24"/>
          <w:szCs w:val="24"/>
        </w:rPr>
        <w:t xml:space="preserve">Seekonk, Massachusetts. </w:t>
      </w:r>
      <w:proofErr w:type="gramStart"/>
      <w:r>
        <w:rPr>
          <w:sz w:val="24"/>
          <w:szCs w:val="24"/>
        </w:rPr>
        <w:t>&lt;/</w:t>
      </w:r>
      <w:proofErr w:type="spellStart"/>
      <w:r>
        <w:rPr>
          <w:sz w:val="24"/>
          <w:szCs w:val="24"/>
        </w:rPr>
        <w:t>br</w:t>
      </w:r>
      <w:proofErr w:type="spellEnd"/>
      <w:r>
        <w:rPr>
          <w:sz w:val="24"/>
          <w:szCs w:val="24"/>
        </w:rPr>
        <w:t>&gt; Monday through Thursday</w:t>
      </w:r>
      <w:r>
        <w:rPr>
          <w:sz w:val="24"/>
          <w:szCs w:val="24"/>
        </w:rPr>
        <w:t>, 11:00 to 21:00.</w:t>
      </w:r>
      <w:proofErr w:type="gramEnd"/>
      <w:r>
        <w:rPr>
          <w:sz w:val="24"/>
          <w:szCs w:val="24"/>
        </w:rPr>
        <w:t xml:space="preserve"> </w:t>
      </w:r>
      <w:proofErr w:type="gramStart"/>
      <w:r>
        <w:rPr>
          <w:sz w:val="24"/>
          <w:szCs w:val="24"/>
        </w:rPr>
        <w:t>&lt;/</w:t>
      </w:r>
      <w:proofErr w:type="spellStart"/>
      <w:r>
        <w:rPr>
          <w:sz w:val="24"/>
          <w:szCs w:val="24"/>
        </w:rPr>
        <w:t>br</w:t>
      </w:r>
      <w:proofErr w:type="spellEnd"/>
      <w:r>
        <w:rPr>
          <w:sz w:val="24"/>
          <w:szCs w:val="24"/>
        </w:rPr>
        <w:t>&gt; Friday and Saturday 11:00 to Midnight.</w:t>
      </w:r>
      <w:proofErr w:type="gramEnd"/>
    </w:p>
    <w:p w:rsidR="00C550A2" w:rsidRDefault="00CD0184">
      <w:pPr>
        <w:pStyle w:val="normal0"/>
        <w:rPr>
          <w:sz w:val="24"/>
          <w:szCs w:val="24"/>
        </w:rPr>
      </w:pPr>
      <w:r>
        <w:rPr>
          <w:sz w:val="24"/>
          <w:szCs w:val="24"/>
        </w:rPr>
        <w:t>&lt;/body&gt;</w:t>
      </w:r>
    </w:p>
    <w:p w:rsidR="00C550A2" w:rsidRDefault="00CD0184">
      <w:pPr>
        <w:pStyle w:val="normal0"/>
        <w:rPr>
          <w:sz w:val="24"/>
          <w:szCs w:val="24"/>
        </w:rPr>
      </w:pPr>
      <w:r>
        <w:rPr>
          <w:sz w:val="24"/>
          <w:szCs w:val="24"/>
        </w:rPr>
        <w:t>&lt;/html&gt;</w:t>
      </w:r>
    </w:p>
    <w:p w:rsidR="00C550A2" w:rsidRDefault="00C550A2">
      <w:pPr>
        <w:pStyle w:val="normal0"/>
        <w:rPr>
          <w:sz w:val="24"/>
          <w:szCs w:val="24"/>
        </w:rPr>
      </w:pPr>
    </w:p>
    <w:p w:rsidR="00C550A2" w:rsidRDefault="00C550A2">
      <w:pPr>
        <w:pStyle w:val="normal0"/>
        <w:rPr>
          <w:sz w:val="24"/>
          <w:szCs w:val="24"/>
        </w:rPr>
      </w:pPr>
    </w:p>
    <w:p w:rsidR="00C550A2" w:rsidRDefault="00C550A2">
      <w:pPr>
        <w:pStyle w:val="normal0"/>
        <w:rPr>
          <w:sz w:val="24"/>
          <w:szCs w:val="24"/>
        </w:rPr>
      </w:pPr>
    </w:p>
    <w:p w:rsidR="00C550A2" w:rsidRDefault="00C550A2">
      <w:pPr>
        <w:pStyle w:val="normal0"/>
        <w:rPr>
          <w:sz w:val="24"/>
          <w:szCs w:val="24"/>
        </w:rPr>
      </w:pPr>
    </w:p>
    <w:p w:rsidR="00C550A2" w:rsidRDefault="00C550A2">
      <w:pPr>
        <w:pStyle w:val="normal0"/>
        <w:rPr>
          <w:sz w:val="24"/>
          <w:szCs w:val="24"/>
        </w:rPr>
      </w:pPr>
    </w:p>
    <w:p w:rsidR="00C550A2" w:rsidRDefault="00C550A2">
      <w:pPr>
        <w:pStyle w:val="normal0"/>
        <w:rPr>
          <w:sz w:val="24"/>
          <w:szCs w:val="24"/>
        </w:rPr>
      </w:pPr>
    </w:p>
    <w:p w:rsidR="00C550A2" w:rsidRDefault="00C550A2">
      <w:pPr>
        <w:pStyle w:val="normal0"/>
        <w:rPr>
          <w:sz w:val="24"/>
          <w:szCs w:val="24"/>
        </w:rPr>
      </w:pPr>
    </w:p>
    <w:p w:rsidR="00C550A2" w:rsidRDefault="00C550A2">
      <w:pPr>
        <w:pStyle w:val="normal0"/>
        <w:rPr>
          <w:sz w:val="24"/>
          <w:szCs w:val="24"/>
        </w:rPr>
      </w:pPr>
    </w:p>
    <w:p w:rsidR="00C550A2" w:rsidRDefault="00C550A2">
      <w:pPr>
        <w:pStyle w:val="normal0"/>
        <w:rPr>
          <w:sz w:val="24"/>
          <w:szCs w:val="24"/>
        </w:rPr>
      </w:pPr>
    </w:p>
    <w:p w:rsidR="00C550A2" w:rsidRDefault="00C550A2">
      <w:pPr>
        <w:pStyle w:val="normal0"/>
        <w:rPr>
          <w:sz w:val="24"/>
          <w:szCs w:val="24"/>
        </w:rPr>
      </w:pPr>
    </w:p>
    <w:p w:rsidR="00C550A2" w:rsidRDefault="00C550A2">
      <w:pPr>
        <w:pStyle w:val="normal0"/>
        <w:rPr>
          <w:sz w:val="24"/>
          <w:szCs w:val="24"/>
        </w:rPr>
      </w:pPr>
    </w:p>
    <w:p w:rsidR="00C550A2" w:rsidRDefault="00C550A2">
      <w:pPr>
        <w:pStyle w:val="normal0"/>
        <w:rPr>
          <w:sz w:val="24"/>
          <w:szCs w:val="24"/>
        </w:rPr>
      </w:pPr>
    </w:p>
    <w:p w:rsidR="00C550A2" w:rsidRDefault="00C550A2">
      <w:pPr>
        <w:pStyle w:val="normal0"/>
        <w:rPr>
          <w:sz w:val="24"/>
          <w:szCs w:val="24"/>
        </w:rPr>
      </w:pPr>
    </w:p>
    <w:p w:rsidR="00C550A2" w:rsidRDefault="00C550A2">
      <w:pPr>
        <w:pStyle w:val="normal0"/>
        <w:rPr>
          <w:sz w:val="24"/>
          <w:szCs w:val="24"/>
        </w:rPr>
      </w:pPr>
    </w:p>
    <w:p w:rsidR="00C550A2" w:rsidRDefault="00CD0184">
      <w:pPr>
        <w:pStyle w:val="normal0"/>
        <w:rPr>
          <w:color w:val="00FF00"/>
          <w:sz w:val="24"/>
          <w:szCs w:val="24"/>
        </w:rPr>
      </w:pPr>
      <w:r>
        <w:rPr>
          <w:color w:val="00FF00"/>
          <w:sz w:val="24"/>
          <w:szCs w:val="24"/>
        </w:rPr>
        <w:t xml:space="preserve">Answer: </w:t>
      </w:r>
    </w:p>
    <w:p w:rsidR="00C550A2" w:rsidRDefault="00C550A2">
      <w:pPr>
        <w:pStyle w:val="normal0"/>
        <w:rPr>
          <w:sz w:val="24"/>
          <w:szCs w:val="24"/>
        </w:rPr>
      </w:pPr>
    </w:p>
    <w:p w:rsidR="00C550A2" w:rsidRDefault="00CD0184">
      <w:pPr>
        <w:pStyle w:val="normal0"/>
        <w:rPr>
          <w:sz w:val="24"/>
          <w:szCs w:val="24"/>
        </w:rPr>
      </w:pPr>
      <w:r>
        <w:rPr>
          <w:sz w:val="24"/>
          <w:szCs w:val="24"/>
        </w:rPr>
        <w:lastRenderedPageBreak/>
        <w:t>[</w:t>
      </w:r>
      <w:proofErr w:type="gramStart"/>
      <w:r>
        <w:rPr>
          <w:sz w:val="24"/>
          <w:szCs w:val="24"/>
        </w:rPr>
        <w:t>image</w:t>
      </w:r>
      <w:proofErr w:type="gramEnd"/>
      <w:r>
        <w:rPr>
          <w:sz w:val="24"/>
          <w:szCs w:val="24"/>
        </w:rPr>
        <w:t>]</w:t>
      </w:r>
    </w:p>
    <w:p w:rsidR="00C550A2" w:rsidRDefault="00CD0184">
      <w:pPr>
        <w:pStyle w:val="normal0"/>
        <w:rPr>
          <w:b/>
          <w:color w:val="00FF00"/>
          <w:sz w:val="46"/>
          <w:szCs w:val="46"/>
        </w:rPr>
      </w:pPr>
      <w:r>
        <w:rPr>
          <w:b/>
          <w:color w:val="00FF00"/>
          <w:sz w:val="46"/>
          <w:szCs w:val="46"/>
        </w:rPr>
        <w:t>Black Goose Bistro</w:t>
      </w:r>
    </w:p>
    <w:p w:rsidR="00C550A2" w:rsidRDefault="00CD0184">
      <w:pPr>
        <w:pStyle w:val="Heading2"/>
        <w:keepNext w:val="0"/>
        <w:keepLines w:val="0"/>
        <w:spacing w:after="80"/>
        <w:rPr>
          <w:b/>
          <w:color w:val="00FF00"/>
          <w:sz w:val="34"/>
          <w:szCs w:val="34"/>
        </w:rPr>
      </w:pPr>
      <w:bookmarkStart w:id="27" w:name="_j9dnufqfu1bm" w:colFirst="0" w:colLast="0"/>
      <w:bookmarkEnd w:id="27"/>
      <w:r>
        <w:rPr>
          <w:b/>
          <w:color w:val="00FF00"/>
          <w:sz w:val="34"/>
          <w:szCs w:val="34"/>
        </w:rPr>
        <w:t>The Restaurant</w:t>
      </w:r>
    </w:p>
    <w:p w:rsidR="00C550A2" w:rsidRDefault="00CD0184">
      <w:pPr>
        <w:pStyle w:val="normal0"/>
        <w:spacing w:before="240" w:after="240"/>
        <w:rPr>
          <w:color w:val="00FF00"/>
          <w:sz w:val="24"/>
          <w:szCs w:val="24"/>
        </w:rPr>
      </w:pPr>
      <w:r>
        <w:rPr>
          <w:color w:val="00FF00"/>
          <w:sz w:val="24"/>
          <w:szCs w:val="24"/>
        </w:rPr>
        <w:t>The Black Goose Bistro offers casual lunch and dinner fare in a hip atmosphere. The menu changes regularly.</w:t>
      </w:r>
    </w:p>
    <w:p w:rsidR="00C550A2" w:rsidRDefault="00CD0184">
      <w:pPr>
        <w:pStyle w:val="Heading2"/>
        <w:keepNext w:val="0"/>
        <w:keepLines w:val="0"/>
        <w:spacing w:after="80"/>
        <w:rPr>
          <w:b/>
          <w:color w:val="00FF00"/>
          <w:sz w:val="34"/>
          <w:szCs w:val="34"/>
        </w:rPr>
      </w:pPr>
      <w:bookmarkStart w:id="28" w:name="_v2e1xjnew1th" w:colFirst="0" w:colLast="0"/>
      <w:bookmarkEnd w:id="28"/>
      <w:r>
        <w:rPr>
          <w:b/>
          <w:color w:val="00FF00"/>
          <w:sz w:val="34"/>
          <w:szCs w:val="34"/>
        </w:rPr>
        <w:t xml:space="preserve">Catering </w:t>
      </w:r>
    </w:p>
    <w:p w:rsidR="00C550A2" w:rsidRDefault="00CD0184">
      <w:pPr>
        <w:pStyle w:val="normal0"/>
        <w:spacing w:before="240" w:after="240"/>
        <w:rPr>
          <w:color w:val="00FF00"/>
          <w:sz w:val="24"/>
          <w:szCs w:val="24"/>
        </w:rPr>
      </w:pPr>
      <w:r>
        <w:rPr>
          <w:color w:val="00FF00"/>
          <w:sz w:val="24"/>
          <w:szCs w:val="24"/>
        </w:rPr>
        <w:t xml:space="preserve">You have fun... we'll handle the cooking </w:t>
      </w:r>
    </w:p>
    <w:p w:rsidR="00C550A2" w:rsidRDefault="00CD0184">
      <w:pPr>
        <w:pStyle w:val="Heading3"/>
        <w:keepNext w:val="0"/>
        <w:keepLines w:val="0"/>
        <w:spacing w:before="280"/>
        <w:rPr>
          <w:b/>
          <w:color w:val="00FF00"/>
          <w:sz w:val="26"/>
          <w:szCs w:val="26"/>
        </w:rPr>
      </w:pPr>
      <w:bookmarkStart w:id="29" w:name="_657nlm4uv4j" w:colFirst="0" w:colLast="0"/>
      <w:bookmarkEnd w:id="29"/>
      <w:r>
        <w:rPr>
          <w:b/>
          <w:color w:val="00FF00"/>
          <w:sz w:val="26"/>
          <w:szCs w:val="26"/>
        </w:rPr>
        <w:t xml:space="preserve">Location </w:t>
      </w:r>
    </w:p>
    <w:p w:rsidR="00C550A2" w:rsidRDefault="00CD0184">
      <w:pPr>
        <w:pStyle w:val="normal0"/>
        <w:rPr>
          <w:color w:val="00FF00"/>
          <w:sz w:val="24"/>
          <w:szCs w:val="24"/>
        </w:rPr>
      </w:pPr>
      <w:r>
        <w:rPr>
          <w:color w:val="00FF00"/>
          <w:sz w:val="24"/>
          <w:szCs w:val="24"/>
        </w:rPr>
        <w:t xml:space="preserve">Seekonk, Massachusetts. </w:t>
      </w:r>
    </w:p>
    <w:p w:rsidR="00C550A2" w:rsidRDefault="00CD0184">
      <w:pPr>
        <w:pStyle w:val="normal0"/>
        <w:rPr>
          <w:color w:val="00FF00"/>
          <w:sz w:val="24"/>
          <w:szCs w:val="24"/>
        </w:rPr>
      </w:pPr>
      <w:proofErr w:type="gramStart"/>
      <w:r>
        <w:rPr>
          <w:color w:val="00FF00"/>
          <w:sz w:val="24"/>
          <w:szCs w:val="24"/>
        </w:rPr>
        <w:t>Monday through Thursday, 11:00 to 21:00.</w:t>
      </w:r>
      <w:proofErr w:type="gramEnd"/>
      <w:r>
        <w:rPr>
          <w:color w:val="00FF00"/>
          <w:sz w:val="24"/>
          <w:szCs w:val="24"/>
        </w:rPr>
        <w:t xml:space="preserve"> </w:t>
      </w:r>
    </w:p>
    <w:p w:rsidR="00C550A2" w:rsidRDefault="00CD0184">
      <w:pPr>
        <w:pStyle w:val="normal0"/>
        <w:rPr>
          <w:color w:val="00FF00"/>
          <w:sz w:val="24"/>
          <w:szCs w:val="24"/>
        </w:rPr>
      </w:pPr>
      <w:proofErr w:type="gramStart"/>
      <w:r>
        <w:rPr>
          <w:color w:val="00FF00"/>
          <w:sz w:val="24"/>
          <w:szCs w:val="24"/>
        </w:rPr>
        <w:t>Friday and Saturday 11:00 to Midnight.</w:t>
      </w:r>
      <w:proofErr w:type="gramEnd"/>
    </w:p>
    <w:p w:rsidR="00C550A2" w:rsidRDefault="00C550A2">
      <w:pPr>
        <w:pStyle w:val="normal0"/>
        <w:rPr>
          <w:color w:val="00FF00"/>
          <w:sz w:val="24"/>
          <w:szCs w:val="24"/>
        </w:rPr>
      </w:pPr>
    </w:p>
    <w:p w:rsidR="00C550A2" w:rsidRDefault="00C550A2">
      <w:pPr>
        <w:pStyle w:val="normal0"/>
        <w:rPr>
          <w:sz w:val="24"/>
          <w:szCs w:val="24"/>
        </w:rPr>
      </w:pPr>
    </w:p>
    <w:p w:rsidR="00C550A2" w:rsidRDefault="00C550A2">
      <w:pPr>
        <w:pStyle w:val="normal0"/>
        <w:rPr>
          <w:sz w:val="24"/>
          <w:szCs w:val="24"/>
        </w:rPr>
      </w:pPr>
    </w:p>
    <w:p w:rsidR="00C550A2" w:rsidRDefault="00C550A2">
      <w:pPr>
        <w:pStyle w:val="normal0"/>
        <w:rPr>
          <w:sz w:val="24"/>
          <w:szCs w:val="24"/>
        </w:rPr>
      </w:pPr>
    </w:p>
    <w:p w:rsidR="00C550A2" w:rsidRDefault="00C550A2">
      <w:pPr>
        <w:pStyle w:val="normal0"/>
        <w:rPr>
          <w:sz w:val="24"/>
          <w:szCs w:val="24"/>
        </w:rPr>
      </w:pPr>
    </w:p>
    <w:p w:rsidR="00C550A2" w:rsidRDefault="00C550A2">
      <w:pPr>
        <w:pStyle w:val="normal0"/>
        <w:rPr>
          <w:sz w:val="24"/>
          <w:szCs w:val="24"/>
        </w:rPr>
      </w:pPr>
    </w:p>
    <w:p w:rsidR="00C550A2" w:rsidRDefault="00C550A2">
      <w:pPr>
        <w:pStyle w:val="normal0"/>
        <w:rPr>
          <w:sz w:val="24"/>
          <w:szCs w:val="24"/>
        </w:rPr>
      </w:pPr>
    </w:p>
    <w:p w:rsidR="00C550A2" w:rsidRDefault="00C550A2">
      <w:pPr>
        <w:pStyle w:val="normal0"/>
        <w:rPr>
          <w:sz w:val="24"/>
          <w:szCs w:val="24"/>
        </w:rPr>
      </w:pPr>
    </w:p>
    <w:p w:rsidR="00C550A2" w:rsidRDefault="00C550A2">
      <w:pPr>
        <w:pStyle w:val="normal0"/>
        <w:rPr>
          <w:sz w:val="24"/>
          <w:szCs w:val="24"/>
        </w:rPr>
      </w:pPr>
    </w:p>
    <w:p w:rsidR="00C550A2" w:rsidRDefault="00C550A2">
      <w:pPr>
        <w:pStyle w:val="normal0"/>
        <w:rPr>
          <w:sz w:val="24"/>
          <w:szCs w:val="24"/>
        </w:rPr>
      </w:pPr>
    </w:p>
    <w:p w:rsidR="00C550A2" w:rsidRDefault="00C550A2">
      <w:pPr>
        <w:pStyle w:val="normal0"/>
        <w:rPr>
          <w:sz w:val="24"/>
          <w:szCs w:val="24"/>
        </w:rPr>
      </w:pPr>
    </w:p>
    <w:p w:rsidR="00C550A2" w:rsidRDefault="00C550A2">
      <w:pPr>
        <w:pStyle w:val="normal0"/>
        <w:rPr>
          <w:sz w:val="24"/>
          <w:szCs w:val="24"/>
        </w:rPr>
      </w:pPr>
    </w:p>
    <w:p w:rsidR="00C550A2" w:rsidRDefault="00C550A2">
      <w:pPr>
        <w:pStyle w:val="normal0"/>
        <w:rPr>
          <w:sz w:val="24"/>
          <w:szCs w:val="24"/>
        </w:rPr>
      </w:pPr>
    </w:p>
    <w:p w:rsidR="00C550A2" w:rsidRDefault="00C550A2">
      <w:pPr>
        <w:pStyle w:val="normal0"/>
        <w:rPr>
          <w:sz w:val="24"/>
          <w:szCs w:val="24"/>
        </w:rPr>
      </w:pPr>
    </w:p>
    <w:p w:rsidR="00C550A2" w:rsidRDefault="00C550A2">
      <w:pPr>
        <w:pStyle w:val="normal0"/>
        <w:rPr>
          <w:sz w:val="24"/>
          <w:szCs w:val="24"/>
        </w:rPr>
      </w:pPr>
    </w:p>
    <w:p w:rsidR="00C550A2" w:rsidRDefault="00C550A2">
      <w:pPr>
        <w:pStyle w:val="normal0"/>
        <w:rPr>
          <w:sz w:val="24"/>
          <w:szCs w:val="24"/>
        </w:rPr>
      </w:pPr>
    </w:p>
    <w:p w:rsidR="00C550A2" w:rsidRDefault="00C550A2">
      <w:pPr>
        <w:pStyle w:val="normal0"/>
        <w:rPr>
          <w:sz w:val="24"/>
          <w:szCs w:val="24"/>
        </w:rPr>
      </w:pPr>
    </w:p>
    <w:p w:rsidR="00C550A2" w:rsidRDefault="00C550A2">
      <w:pPr>
        <w:pStyle w:val="normal0"/>
        <w:rPr>
          <w:sz w:val="24"/>
          <w:szCs w:val="24"/>
        </w:rPr>
      </w:pPr>
    </w:p>
    <w:p w:rsidR="00C550A2" w:rsidRDefault="00C550A2">
      <w:pPr>
        <w:pStyle w:val="normal0"/>
        <w:rPr>
          <w:sz w:val="24"/>
          <w:szCs w:val="24"/>
        </w:rPr>
      </w:pPr>
    </w:p>
    <w:p w:rsidR="00C550A2" w:rsidRDefault="00C550A2">
      <w:pPr>
        <w:pStyle w:val="normal0"/>
        <w:rPr>
          <w:b/>
          <w:sz w:val="24"/>
          <w:szCs w:val="24"/>
        </w:rPr>
      </w:pPr>
    </w:p>
    <w:p w:rsidR="00C550A2" w:rsidRDefault="00C550A2">
      <w:pPr>
        <w:pStyle w:val="normal0"/>
        <w:rPr>
          <w:b/>
          <w:sz w:val="24"/>
          <w:szCs w:val="24"/>
        </w:rPr>
      </w:pPr>
    </w:p>
    <w:p w:rsidR="00C550A2" w:rsidRDefault="00C550A2">
      <w:pPr>
        <w:pStyle w:val="normal0"/>
        <w:rPr>
          <w:b/>
          <w:sz w:val="24"/>
          <w:szCs w:val="24"/>
        </w:rPr>
      </w:pPr>
    </w:p>
    <w:p w:rsidR="00C550A2" w:rsidRDefault="00C550A2">
      <w:pPr>
        <w:pStyle w:val="normal0"/>
        <w:rPr>
          <w:color w:val="FF0000"/>
          <w:sz w:val="24"/>
          <w:szCs w:val="24"/>
        </w:rPr>
      </w:pPr>
    </w:p>
    <w:p w:rsidR="00C550A2" w:rsidRDefault="00C550A2">
      <w:pPr>
        <w:pStyle w:val="normal0"/>
        <w:rPr>
          <w:sz w:val="24"/>
          <w:szCs w:val="24"/>
        </w:rPr>
      </w:pPr>
    </w:p>
    <w:p w:rsidR="00C550A2" w:rsidRDefault="00C550A2">
      <w:pPr>
        <w:pStyle w:val="normal0"/>
        <w:rPr>
          <w:b/>
          <w:sz w:val="24"/>
          <w:szCs w:val="24"/>
        </w:rPr>
      </w:pPr>
    </w:p>
    <w:p w:rsidR="00C550A2" w:rsidRDefault="00C550A2">
      <w:pPr>
        <w:pStyle w:val="normal0"/>
        <w:rPr>
          <w:b/>
          <w:sz w:val="24"/>
          <w:szCs w:val="24"/>
        </w:rPr>
      </w:pPr>
    </w:p>
    <w:p w:rsidR="00C550A2" w:rsidRDefault="00CD0184">
      <w:pPr>
        <w:pStyle w:val="normal0"/>
        <w:rPr>
          <w:b/>
          <w:sz w:val="24"/>
          <w:szCs w:val="24"/>
        </w:rPr>
      </w:pPr>
      <w:r>
        <w:rPr>
          <w:b/>
          <w:sz w:val="24"/>
          <w:szCs w:val="24"/>
        </w:rPr>
        <w:t>Question 08: [5 marks]</w:t>
      </w:r>
    </w:p>
    <w:p w:rsidR="00C550A2" w:rsidRDefault="00C550A2">
      <w:pPr>
        <w:pStyle w:val="normal0"/>
        <w:rPr>
          <w:b/>
          <w:sz w:val="24"/>
          <w:szCs w:val="24"/>
        </w:rPr>
      </w:pPr>
    </w:p>
    <w:p w:rsidR="00C550A2" w:rsidRDefault="00CD0184">
      <w:pPr>
        <w:pStyle w:val="normal0"/>
        <w:rPr>
          <w:sz w:val="24"/>
          <w:szCs w:val="24"/>
        </w:rPr>
      </w:pPr>
      <w:r>
        <w:rPr>
          <w:sz w:val="24"/>
          <w:szCs w:val="24"/>
        </w:rPr>
        <w:t>Q1: Which of the following topologies provides faster communication: Mesh Topology or Ring Topology? Give an argument to justify your answer.  [2 marks]</w:t>
      </w:r>
    </w:p>
    <w:p w:rsidR="00C550A2" w:rsidRDefault="00C550A2">
      <w:pPr>
        <w:pStyle w:val="normal0"/>
        <w:rPr>
          <w:sz w:val="24"/>
          <w:szCs w:val="24"/>
        </w:rPr>
      </w:pPr>
    </w:p>
    <w:p w:rsidR="00C550A2" w:rsidRDefault="00CD0184">
      <w:pPr>
        <w:pStyle w:val="normal0"/>
        <w:rPr>
          <w:color w:val="FF0000"/>
          <w:sz w:val="24"/>
          <w:szCs w:val="24"/>
        </w:rPr>
      </w:pPr>
      <w:r>
        <w:rPr>
          <w:color w:val="FF0000"/>
          <w:sz w:val="24"/>
          <w:szCs w:val="24"/>
        </w:rPr>
        <w:t>Answer: mesh topology will provide faster communication because each computer is directly connected to</w:t>
      </w:r>
      <w:r>
        <w:rPr>
          <w:color w:val="FF0000"/>
          <w:sz w:val="24"/>
          <w:szCs w:val="24"/>
        </w:rPr>
        <w:t xml:space="preserve"> all other computers in the network. </w:t>
      </w:r>
    </w:p>
    <w:p w:rsidR="00C550A2" w:rsidRDefault="00C550A2">
      <w:pPr>
        <w:pStyle w:val="normal0"/>
        <w:rPr>
          <w:sz w:val="24"/>
          <w:szCs w:val="24"/>
        </w:rPr>
      </w:pPr>
    </w:p>
    <w:p w:rsidR="00C550A2" w:rsidRDefault="00C550A2">
      <w:pPr>
        <w:pStyle w:val="normal0"/>
        <w:rPr>
          <w:sz w:val="24"/>
          <w:szCs w:val="24"/>
        </w:rPr>
      </w:pPr>
    </w:p>
    <w:p w:rsidR="00C550A2" w:rsidRDefault="00C550A2">
      <w:pPr>
        <w:pStyle w:val="normal0"/>
        <w:rPr>
          <w:sz w:val="24"/>
          <w:szCs w:val="24"/>
        </w:rPr>
      </w:pPr>
    </w:p>
    <w:p w:rsidR="00C550A2" w:rsidRDefault="00CD0184">
      <w:pPr>
        <w:pStyle w:val="normal0"/>
        <w:rPr>
          <w:sz w:val="24"/>
          <w:szCs w:val="24"/>
        </w:rPr>
      </w:pPr>
      <w:r>
        <w:rPr>
          <w:sz w:val="24"/>
          <w:szCs w:val="24"/>
        </w:rPr>
        <w:t xml:space="preserve">Q2: Which of the following devices can cause privacy issues? Switch, Hub, or Router. </w:t>
      </w:r>
      <w:proofErr w:type="gramStart"/>
      <w:r>
        <w:rPr>
          <w:sz w:val="24"/>
          <w:szCs w:val="24"/>
        </w:rPr>
        <w:t>Given an argument to justify your answer.</w:t>
      </w:r>
      <w:proofErr w:type="gramEnd"/>
      <w:r>
        <w:rPr>
          <w:sz w:val="24"/>
          <w:szCs w:val="24"/>
        </w:rPr>
        <w:t xml:space="preserve">  [2 marks]</w:t>
      </w:r>
    </w:p>
    <w:p w:rsidR="00C550A2" w:rsidRDefault="00CD0184">
      <w:pPr>
        <w:pStyle w:val="normal0"/>
        <w:rPr>
          <w:color w:val="FF0000"/>
          <w:sz w:val="24"/>
          <w:szCs w:val="24"/>
        </w:rPr>
      </w:pPr>
      <w:r>
        <w:rPr>
          <w:color w:val="FF0000"/>
          <w:sz w:val="24"/>
          <w:szCs w:val="24"/>
        </w:rPr>
        <w:t xml:space="preserve">Answer: hub, because it forwards the data to all connected devices. </w:t>
      </w:r>
    </w:p>
    <w:p w:rsidR="00C550A2" w:rsidRDefault="00C550A2">
      <w:pPr>
        <w:pStyle w:val="normal0"/>
        <w:rPr>
          <w:sz w:val="24"/>
          <w:szCs w:val="24"/>
        </w:rPr>
      </w:pPr>
    </w:p>
    <w:p w:rsidR="00C550A2" w:rsidRDefault="00C550A2">
      <w:pPr>
        <w:pStyle w:val="normal0"/>
        <w:rPr>
          <w:sz w:val="24"/>
          <w:szCs w:val="24"/>
        </w:rPr>
      </w:pPr>
    </w:p>
    <w:p w:rsidR="00C550A2" w:rsidRDefault="00C550A2">
      <w:pPr>
        <w:pStyle w:val="normal0"/>
        <w:rPr>
          <w:sz w:val="24"/>
          <w:szCs w:val="24"/>
        </w:rPr>
      </w:pPr>
    </w:p>
    <w:p w:rsidR="00C550A2" w:rsidRDefault="00CD0184">
      <w:pPr>
        <w:pStyle w:val="normal0"/>
        <w:rPr>
          <w:sz w:val="24"/>
          <w:szCs w:val="24"/>
        </w:rPr>
      </w:pPr>
      <w:r>
        <w:rPr>
          <w:sz w:val="24"/>
          <w:szCs w:val="24"/>
        </w:rPr>
        <w:t>Q3: S</w:t>
      </w:r>
      <w:r>
        <w:rPr>
          <w:sz w:val="24"/>
          <w:szCs w:val="24"/>
        </w:rPr>
        <w:t xml:space="preserve">uppose we want to connect two networks together. If both networks are using different topologies, then what </w:t>
      </w:r>
      <w:proofErr w:type="gramStart"/>
      <w:r>
        <w:rPr>
          <w:sz w:val="24"/>
          <w:szCs w:val="24"/>
        </w:rPr>
        <w:t>should we</w:t>
      </w:r>
      <w:proofErr w:type="gramEnd"/>
      <w:r>
        <w:rPr>
          <w:sz w:val="24"/>
          <w:szCs w:val="24"/>
        </w:rPr>
        <w:t xml:space="preserve"> choose (bridge or gateway) to connect the two networks together. [1 mark]</w:t>
      </w:r>
    </w:p>
    <w:p w:rsidR="00C550A2" w:rsidRDefault="00C550A2">
      <w:pPr>
        <w:pStyle w:val="normal0"/>
        <w:rPr>
          <w:sz w:val="24"/>
          <w:szCs w:val="24"/>
        </w:rPr>
      </w:pPr>
    </w:p>
    <w:p w:rsidR="00C550A2" w:rsidRDefault="00CD0184">
      <w:pPr>
        <w:pStyle w:val="normal0"/>
        <w:rPr>
          <w:color w:val="FF0000"/>
          <w:sz w:val="24"/>
          <w:szCs w:val="24"/>
        </w:rPr>
      </w:pPr>
      <w:r>
        <w:rPr>
          <w:color w:val="FF0000"/>
          <w:sz w:val="24"/>
          <w:szCs w:val="24"/>
        </w:rPr>
        <w:t>Answer: gateway</w:t>
      </w:r>
    </w:p>
    <w:p w:rsidR="00C550A2" w:rsidRDefault="00C550A2">
      <w:pPr>
        <w:pStyle w:val="normal0"/>
        <w:rPr>
          <w:sz w:val="24"/>
          <w:szCs w:val="24"/>
        </w:rPr>
      </w:pPr>
    </w:p>
    <w:p w:rsidR="00C550A2" w:rsidRDefault="00C550A2">
      <w:pPr>
        <w:pStyle w:val="normal0"/>
        <w:rPr>
          <w:sz w:val="24"/>
          <w:szCs w:val="24"/>
        </w:rPr>
      </w:pPr>
    </w:p>
    <w:p w:rsidR="00C550A2" w:rsidRDefault="00C550A2">
      <w:pPr>
        <w:pStyle w:val="normal0"/>
        <w:rPr>
          <w:sz w:val="24"/>
          <w:szCs w:val="24"/>
        </w:rPr>
      </w:pPr>
    </w:p>
    <w:p w:rsidR="00C550A2" w:rsidRDefault="00C550A2">
      <w:pPr>
        <w:pStyle w:val="normal0"/>
        <w:rPr>
          <w:sz w:val="24"/>
          <w:szCs w:val="24"/>
        </w:rPr>
      </w:pPr>
    </w:p>
    <w:p w:rsidR="00C550A2" w:rsidRDefault="00C550A2">
      <w:pPr>
        <w:pStyle w:val="normal0"/>
        <w:rPr>
          <w:sz w:val="24"/>
          <w:szCs w:val="24"/>
        </w:rPr>
      </w:pPr>
    </w:p>
    <w:p w:rsidR="00C550A2" w:rsidRDefault="00C550A2">
      <w:pPr>
        <w:pStyle w:val="normal0"/>
        <w:rPr>
          <w:sz w:val="24"/>
          <w:szCs w:val="24"/>
        </w:rPr>
      </w:pPr>
    </w:p>
    <w:p w:rsidR="00C550A2" w:rsidRDefault="00CD0184">
      <w:pPr>
        <w:pStyle w:val="normal0"/>
        <w:rPr>
          <w:sz w:val="24"/>
          <w:szCs w:val="24"/>
        </w:rPr>
      </w:pPr>
      <w:r>
        <w:rPr>
          <w:noProof/>
          <w:sz w:val="24"/>
          <w:szCs w:val="24"/>
          <w:lang w:val="en-US"/>
        </w:rPr>
        <w:lastRenderedPageBreak/>
        <w:drawing>
          <wp:inline distT="114300" distB="114300" distL="114300" distR="114300">
            <wp:extent cx="5943600" cy="42291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cstate="print"/>
                    <a:srcRect/>
                    <a:stretch>
                      <a:fillRect/>
                    </a:stretch>
                  </pic:blipFill>
                  <pic:spPr>
                    <a:xfrm>
                      <a:off x="0" y="0"/>
                      <a:ext cx="5943600" cy="4229100"/>
                    </a:xfrm>
                    <a:prstGeom prst="rect">
                      <a:avLst/>
                    </a:prstGeom>
                    <a:ln/>
                  </pic:spPr>
                </pic:pic>
              </a:graphicData>
            </a:graphic>
          </wp:inline>
        </w:drawing>
      </w:r>
    </w:p>
    <w:sectPr w:rsidR="00C550A2" w:rsidSect="00C550A2">
      <w:headerReference w:type="default" r:id="rId18"/>
      <w:pgSz w:w="12240" w:h="15840"/>
      <w:pgMar w:top="1440" w:right="1440" w:bottom="1440"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D0184" w:rsidRDefault="00CD0184" w:rsidP="00C550A2">
      <w:pPr>
        <w:spacing w:line="240" w:lineRule="auto"/>
      </w:pPr>
      <w:r>
        <w:separator/>
      </w:r>
    </w:p>
  </w:endnote>
  <w:endnote w:type="continuationSeparator" w:id="0">
    <w:p w:rsidR="00CD0184" w:rsidRDefault="00CD0184" w:rsidP="00C550A2">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w:charset w:val="00"/>
    <w:family w:val="auto"/>
    <w:pitch w:val="default"/>
    <w:sig w:usb0="00000000" w:usb1="00000000" w:usb2="00000000" w:usb3="00000000" w:csb0="0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D0184" w:rsidRDefault="00CD0184" w:rsidP="00C550A2">
      <w:pPr>
        <w:spacing w:line="240" w:lineRule="auto"/>
      </w:pPr>
      <w:r>
        <w:separator/>
      </w:r>
    </w:p>
  </w:footnote>
  <w:footnote w:type="continuationSeparator" w:id="0">
    <w:p w:rsidR="00CD0184" w:rsidRDefault="00CD0184" w:rsidP="00C550A2">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550A2" w:rsidRDefault="00CD0184">
    <w:pPr>
      <w:pStyle w:val="normal0"/>
      <w:rPr>
        <w:b/>
      </w:rPr>
    </w:pPr>
    <w:r>
      <w:rPr>
        <w:b/>
      </w:rPr>
      <w:t>Final         CL117 Introduction to Information and Communication Technology    Fall 2020</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200BE5"/>
    <w:multiLevelType w:val="multilevel"/>
    <w:tmpl w:val="295C083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nsid w:val="169D4AD6"/>
    <w:multiLevelType w:val="multilevel"/>
    <w:tmpl w:val="7C0096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nsid w:val="176D6FF9"/>
    <w:multiLevelType w:val="multilevel"/>
    <w:tmpl w:val="080CF09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nsid w:val="1FF52574"/>
    <w:multiLevelType w:val="multilevel"/>
    <w:tmpl w:val="16F871B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nsid w:val="21DC3E2F"/>
    <w:multiLevelType w:val="multilevel"/>
    <w:tmpl w:val="7E8C25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nsid w:val="2B800B86"/>
    <w:multiLevelType w:val="multilevel"/>
    <w:tmpl w:val="7B8AE7A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nsid w:val="308175FC"/>
    <w:multiLevelType w:val="multilevel"/>
    <w:tmpl w:val="2078F2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nsid w:val="35984B0F"/>
    <w:multiLevelType w:val="multilevel"/>
    <w:tmpl w:val="97BEFB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nsid w:val="3DD8488C"/>
    <w:multiLevelType w:val="multilevel"/>
    <w:tmpl w:val="E832517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nsid w:val="43170446"/>
    <w:multiLevelType w:val="multilevel"/>
    <w:tmpl w:val="1E5894B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nsid w:val="472774F1"/>
    <w:multiLevelType w:val="multilevel"/>
    <w:tmpl w:val="45680C1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nsid w:val="51D10D73"/>
    <w:multiLevelType w:val="multilevel"/>
    <w:tmpl w:val="666E12F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nsid w:val="525D7889"/>
    <w:multiLevelType w:val="multilevel"/>
    <w:tmpl w:val="E4EE138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nsid w:val="649E4F92"/>
    <w:multiLevelType w:val="multilevel"/>
    <w:tmpl w:val="9684BEC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nsid w:val="760A3F10"/>
    <w:multiLevelType w:val="multilevel"/>
    <w:tmpl w:val="F0580E4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nsid w:val="77C05890"/>
    <w:multiLevelType w:val="multilevel"/>
    <w:tmpl w:val="A7F27B3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nsid w:val="7817648C"/>
    <w:multiLevelType w:val="multilevel"/>
    <w:tmpl w:val="16E8445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nsid w:val="7B6A6C8C"/>
    <w:multiLevelType w:val="multilevel"/>
    <w:tmpl w:val="F648BC8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16"/>
  </w:num>
  <w:num w:numId="3">
    <w:abstractNumId w:val="15"/>
  </w:num>
  <w:num w:numId="4">
    <w:abstractNumId w:val="6"/>
  </w:num>
  <w:num w:numId="5">
    <w:abstractNumId w:val="17"/>
  </w:num>
  <w:num w:numId="6">
    <w:abstractNumId w:val="14"/>
  </w:num>
  <w:num w:numId="7">
    <w:abstractNumId w:val="9"/>
  </w:num>
  <w:num w:numId="8">
    <w:abstractNumId w:val="10"/>
  </w:num>
  <w:num w:numId="9">
    <w:abstractNumId w:val="12"/>
  </w:num>
  <w:num w:numId="10">
    <w:abstractNumId w:val="2"/>
  </w:num>
  <w:num w:numId="11">
    <w:abstractNumId w:val="0"/>
  </w:num>
  <w:num w:numId="12">
    <w:abstractNumId w:val="3"/>
  </w:num>
  <w:num w:numId="13">
    <w:abstractNumId w:val="13"/>
  </w:num>
  <w:num w:numId="14">
    <w:abstractNumId w:val="7"/>
  </w:num>
  <w:num w:numId="15">
    <w:abstractNumId w:val="11"/>
  </w:num>
  <w:num w:numId="16">
    <w:abstractNumId w:val="5"/>
  </w:num>
  <w:num w:numId="17">
    <w:abstractNumId w:val="8"/>
  </w:num>
  <w:num w:numId="1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footnotePr>
    <w:footnote w:id="-1"/>
    <w:footnote w:id="0"/>
  </w:footnotePr>
  <w:endnotePr>
    <w:endnote w:id="-1"/>
    <w:endnote w:id="0"/>
  </w:endnotePr>
  <w:compat/>
  <w:rsids>
    <w:rsidRoot w:val="00C550A2"/>
    <w:rsid w:val="000D5812"/>
    <w:rsid w:val="00107DB5"/>
    <w:rsid w:val="001C4BF8"/>
    <w:rsid w:val="00265A0E"/>
    <w:rsid w:val="004F79F0"/>
    <w:rsid w:val="00513090"/>
    <w:rsid w:val="005372F0"/>
    <w:rsid w:val="00546450"/>
    <w:rsid w:val="005F5613"/>
    <w:rsid w:val="00770656"/>
    <w:rsid w:val="00BF73CA"/>
    <w:rsid w:val="00C550A2"/>
    <w:rsid w:val="00CD0184"/>
    <w:rsid w:val="00CF7D00"/>
    <w:rsid w:val="00F26E8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C550A2"/>
    <w:pPr>
      <w:keepNext/>
      <w:keepLines/>
      <w:spacing w:before="400" w:after="120"/>
      <w:outlineLvl w:val="0"/>
    </w:pPr>
    <w:rPr>
      <w:sz w:val="40"/>
      <w:szCs w:val="40"/>
    </w:rPr>
  </w:style>
  <w:style w:type="paragraph" w:styleId="Heading2">
    <w:name w:val="heading 2"/>
    <w:basedOn w:val="normal0"/>
    <w:next w:val="normal0"/>
    <w:rsid w:val="00C550A2"/>
    <w:pPr>
      <w:keepNext/>
      <w:keepLines/>
      <w:spacing w:before="360" w:after="120"/>
      <w:outlineLvl w:val="1"/>
    </w:pPr>
    <w:rPr>
      <w:sz w:val="32"/>
      <w:szCs w:val="32"/>
    </w:rPr>
  </w:style>
  <w:style w:type="paragraph" w:styleId="Heading3">
    <w:name w:val="heading 3"/>
    <w:basedOn w:val="normal0"/>
    <w:next w:val="normal0"/>
    <w:rsid w:val="00C550A2"/>
    <w:pPr>
      <w:keepNext/>
      <w:keepLines/>
      <w:spacing w:before="320" w:after="80"/>
      <w:outlineLvl w:val="2"/>
    </w:pPr>
    <w:rPr>
      <w:color w:val="434343"/>
      <w:sz w:val="28"/>
      <w:szCs w:val="28"/>
    </w:rPr>
  </w:style>
  <w:style w:type="paragraph" w:styleId="Heading4">
    <w:name w:val="heading 4"/>
    <w:basedOn w:val="normal0"/>
    <w:next w:val="normal0"/>
    <w:rsid w:val="00C550A2"/>
    <w:pPr>
      <w:keepNext/>
      <w:keepLines/>
      <w:spacing w:before="280" w:after="80"/>
      <w:outlineLvl w:val="3"/>
    </w:pPr>
    <w:rPr>
      <w:color w:val="666666"/>
      <w:sz w:val="24"/>
      <w:szCs w:val="24"/>
    </w:rPr>
  </w:style>
  <w:style w:type="paragraph" w:styleId="Heading5">
    <w:name w:val="heading 5"/>
    <w:basedOn w:val="normal0"/>
    <w:next w:val="normal0"/>
    <w:rsid w:val="00C550A2"/>
    <w:pPr>
      <w:keepNext/>
      <w:keepLines/>
      <w:spacing w:before="240" w:after="80"/>
      <w:outlineLvl w:val="4"/>
    </w:pPr>
    <w:rPr>
      <w:color w:val="666666"/>
    </w:rPr>
  </w:style>
  <w:style w:type="paragraph" w:styleId="Heading6">
    <w:name w:val="heading 6"/>
    <w:basedOn w:val="normal0"/>
    <w:next w:val="normal0"/>
    <w:rsid w:val="00C550A2"/>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C550A2"/>
  </w:style>
  <w:style w:type="paragraph" w:styleId="Title">
    <w:name w:val="Title"/>
    <w:basedOn w:val="normal0"/>
    <w:next w:val="normal0"/>
    <w:rsid w:val="00C550A2"/>
    <w:pPr>
      <w:keepNext/>
      <w:keepLines/>
      <w:spacing w:after="60"/>
    </w:pPr>
    <w:rPr>
      <w:sz w:val="52"/>
      <w:szCs w:val="52"/>
    </w:rPr>
  </w:style>
  <w:style w:type="paragraph" w:styleId="Subtitle">
    <w:name w:val="Subtitle"/>
    <w:basedOn w:val="normal0"/>
    <w:next w:val="normal0"/>
    <w:rsid w:val="00C550A2"/>
    <w:pPr>
      <w:keepNext/>
      <w:keepLines/>
      <w:spacing w:after="320"/>
    </w:pPr>
    <w:rPr>
      <w:color w:val="666666"/>
      <w:sz w:val="30"/>
      <w:szCs w:val="30"/>
    </w:rPr>
  </w:style>
  <w:style w:type="table" w:customStyle="1" w:styleId="a">
    <w:basedOn w:val="TableNormal"/>
    <w:rsid w:val="00C550A2"/>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C550A2"/>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rsid w:val="00C550A2"/>
    <w:tblPr>
      <w:tblStyleRowBandSize w:val="1"/>
      <w:tblStyleColBandSize w:val="1"/>
      <w:tblInd w:w="0" w:type="dxa"/>
      <w:tblCellMar>
        <w:top w:w="100" w:type="dxa"/>
        <w:left w:w="100" w:type="dxa"/>
        <w:bottom w:w="100" w:type="dxa"/>
        <w:right w:w="100" w:type="dxa"/>
      </w:tblCellMar>
    </w:tblPr>
  </w:style>
  <w:style w:type="table" w:customStyle="1" w:styleId="a2">
    <w:basedOn w:val="TableNormal"/>
    <w:rsid w:val="00C550A2"/>
    <w:tblPr>
      <w:tblStyleRowBandSize w:val="1"/>
      <w:tblStyleColBandSize w:val="1"/>
      <w:tblInd w:w="0" w:type="dxa"/>
      <w:tblCellMar>
        <w:top w:w="100" w:type="dxa"/>
        <w:left w:w="100" w:type="dxa"/>
        <w:bottom w:w="100" w:type="dxa"/>
        <w:right w:w="100" w:type="dxa"/>
      </w:tblCellMar>
    </w:tblPr>
  </w:style>
  <w:style w:type="table" w:customStyle="1" w:styleId="a3">
    <w:basedOn w:val="TableNormal"/>
    <w:rsid w:val="00C550A2"/>
    <w:tblPr>
      <w:tblStyleRowBandSize w:val="1"/>
      <w:tblStyleColBandSize w:val="1"/>
      <w:tblInd w:w="0" w:type="dxa"/>
      <w:tblCellMar>
        <w:top w:w="100" w:type="dxa"/>
        <w:left w:w="100" w:type="dxa"/>
        <w:bottom w:w="100" w:type="dxa"/>
        <w:right w:w="100" w:type="dxa"/>
      </w:tblCellMar>
    </w:tblPr>
  </w:style>
  <w:style w:type="table" w:customStyle="1" w:styleId="a4">
    <w:basedOn w:val="TableNormal"/>
    <w:rsid w:val="00C550A2"/>
    <w:tblPr>
      <w:tblStyleRowBandSize w:val="1"/>
      <w:tblStyleColBandSize w:val="1"/>
      <w:tblInd w:w="0" w:type="dxa"/>
      <w:tblCellMar>
        <w:top w:w="100" w:type="dxa"/>
        <w:left w:w="100" w:type="dxa"/>
        <w:bottom w:w="100" w:type="dxa"/>
        <w:right w:w="100" w:type="dxa"/>
      </w:tblCellMar>
    </w:tblPr>
  </w:style>
  <w:style w:type="table" w:customStyle="1" w:styleId="a5">
    <w:basedOn w:val="TableNormal"/>
    <w:rsid w:val="00C550A2"/>
    <w:tblPr>
      <w:tblStyleRowBandSize w:val="1"/>
      <w:tblStyleColBandSize w:val="1"/>
      <w:tblInd w:w="0" w:type="dxa"/>
      <w:tblCellMar>
        <w:top w:w="100" w:type="dxa"/>
        <w:left w:w="100" w:type="dxa"/>
        <w:bottom w:w="100" w:type="dxa"/>
        <w:right w:w="100" w:type="dxa"/>
      </w:tblCellMar>
    </w:tblPr>
  </w:style>
  <w:style w:type="table" w:customStyle="1" w:styleId="a6">
    <w:basedOn w:val="TableNormal"/>
    <w:rsid w:val="00C550A2"/>
    <w:tblPr>
      <w:tblStyleRowBandSize w:val="1"/>
      <w:tblStyleColBandSize w:val="1"/>
      <w:tblInd w:w="0" w:type="dxa"/>
      <w:tblCellMar>
        <w:top w:w="100" w:type="dxa"/>
        <w:left w:w="100" w:type="dxa"/>
        <w:bottom w:w="100" w:type="dxa"/>
        <w:right w:w="100" w:type="dxa"/>
      </w:tblCellMar>
    </w:tblPr>
  </w:style>
  <w:style w:type="table" w:customStyle="1" w:styleId="a7">
    <w:basedOn w:val="TableNormal"/>
    <w:rsid w:val="00C550A2"/>
    <w:tblPr>
      <w:tblStyleRowBandSize w:val="1"/>
      <w:tblStyleColBandSize w:val="1"/>
      <w:tblInd w:w="0" w:type="dxa"/>
      <w:tblCellMar>
        <w:top w:w="100" w:type="dxa"/>
        <w:left w:w="100" w:type="dxa"/>
        <w:bottom w:w="100" w:type="dxa"/>
        <w:right w:w="100" w:type="dxa"/>
      </w:tblCellMar>
    </w:tblPr>
  </w:style>
  <w:style w:type="table" w:customStyle="1" w:styleId="a8">
    <w:basedOn w:val="TableNormal"/>
    <w:rsid w:val="00C550A2"/>
    <w:tblPr>
      <w:tblStyleRowBandSize w:val="1"/>
      <w:tblStyleColBandSize w:val="1"/>
      <w:tblInd w:w="0" w:type="dxa"/>
      <w:tblCellMar>
        <w:top w:w="100" w:type="dxa"/>
        <w:left w:w="100" w:type="dxa"/>
        <w:bottom w:w="100" w:type="dxa"/>
        <w:right w:w="100" w:type="dxa"/>
      </w:tblCellMar>
    </w:tblPr>
  </w:style>
  <w:style w:type="table" w:customStyle="1" w:styleId="a9">
    <w:basedOn w:val="TableNormal"/>
    <w:rsid w:val="00C550A2"/>
    <w:tblPr>
      <w:tblStyleRowBandSize w:val="1"/>
      <w:tblStyleColBandSize w:val="1"/>
      <w:tblInd w:w="0" w:type="dxa"/>
      <w:tblCellMar>
        <w:top w:w="100" w:type="dxa"/>
        <w:left w:w="100" w:type="dxa"/>
        <w:bottom w:w="100" w:type="dxa"/>
        <w:right w:w="100" w:type="dxa"/>
      </w:tblCellMar>
    </w:tblPr>
  </w:style>
  <w:style w:type="table" w:customStyle="1" w:styleId="aa">
    <w:basedOn w:val="TableNormal"/>
    <w:rsid w:val="00C550A2"/>
    <w:tblPr>
      <w:tblStyleRowBandSize w:val="1"/>
      <w:tblStyleColBandSize w:val="1"/>
      <w:tblInd w:w="0" w:type="dxa"/>
      <w:tblCellMar>
        <w:top w:w="100" w:type="dxa"/>
        <w:left w:w="100" w:type="dxa"/>
        <w:bottom w:w="100" w:type="dxa"/>
        <w:right w:w="100" w:type="dxa"/>
      </w:tblCellMar>
    </w:tblPr>
  </w:style>
  <w:style w:type="table" w:customStyle="1" w:styleId="ab">
    <w:basedOn w:val="TableNormal"/>
    <w:rsid w:val="00C550A2"/>
    <w:tblPr>
      <w:tblStyleRowBandSize w:val="1"/>
      <w:tblStyleColBandSize w:val="1"/>
      <w:tblInd w:w="0" w:type="dxa"/>
      <w:tblCellMar>
        <w:top w:w="100" w:type="dxa"/>
        <w:left w:w="100" w:type="dxa"/>
        <w:bottom w:w="100" w:type="dxa"/>
        <w:right w:w="100" w:type="dxa"/>
      </w:tblCellMar>
    </w:tblPr>
  </w:style>
  <w:style w:type="table" w:customStyle="1" w:styleId="ac">
    <w:basedOn w:val="TableNormal"/>
    <w:rsid w:val="00C550A2"/>
    <w:tblPr>
      <w:tblStyleRowBandSize w:val="1"/>
      <w:tblStyleColBandSize w:val="1"/>
      <w:tblInd w:w="0" w:type="dxa"/>
      <w:tblCellMar>
        <w:top w:w="100" w:type="dxa"/>
        <w:left w:w="100" w:type="dxa"/>
        <w:bottom w:w="100" w:type="dxa"/>
        <w:right w:w="100" w:type="dxa"/>
      </w:tblCellMar>
    </w:tblPr>
  </w:style>
  <w:style w:type="table" w:customStyle="1" w:styleId="ad">
    <w:basedOn w:val="TableNormal"/>
    <w:rsid w:val="00C550A2"/>
    <w:tblPr>
      <w:tblStyleRowBandSize w:val="1"/>
      <w:tblStyleColBandSize w:val="1"/>
      <w:tblInd w:w="0" w:type="dxa"/>
      <w:tblCellMar>
        <w:top w:w="100" w:type="dxa"/>
        <w:left w:w="100" w:type="dxa"/>
        <w:bottom w:w="100" w:type="dxa"/>
        <w:right w:w="100" w:type="dxa"/>
      </w:tblCellMar>
    </w:tblPr>
  </w:style>
  <w:style w:type="table" w:customStyle="1" w:styleId="ae">
    <w:basedOn w:val="TableNormal"/>
    <w:rsid w:val="00C550A2"/>
    <w:tblPr>
      <w:tblStyleRowBandSize w:val="1"/>
      <w:tblStyleColBandSize w:val="1"/>
      <w:tblInd w:w="0" w:type="dxa"/>
      <w:tblCellMar>
        <w:top w:w="100" w:type="dxa"/>
        <w:left w:w="100" w:type="dxa"/>
        <w:bottom w:w="100" w:type="dxa"/>
        <w:right w:w="100" w:type="dxa"/>
      </w:tblCellMar>
    </w:tblPr>
  </w:style>
  <w:style w:type="table" w:customStyle="1" w:styleId="af">
    <w:basedOn w:val="TableNormal"/>
    <w:rsid w:val="00C550A2"/>
    <w:tblPr>
      <w:tblStyleRowBandSize w:val="1"/>
      <w:tblStyleColBandSize w:val="1"/>
      <w:tblInd w:w="0" w:type="dxa"/>
      <w:tblCellMar>
        <w:top w:w="100" w:type="dxa"/>
        <w:left w:w="100" w:type="dxa"/>
        <w:bottom w:w="100" w:type="dxa"/>
        <w:right w:w="100" w:type="dxa"/>
      </w:tblCellMar>
    </w:tblPr>
  </w:style>
  <w:style w:type="table" w:customStyle="1" w:styleId="af0">
    <w:basedOn w:val="TableNormal"/>
    <w:rsid w:val="00C550A2"/>
    <w:tblPr>
      <w:tblStyleRowBandSize w:val="1"/>
      <w:tblStyleColBandSize w:val="1"/>
      <w:tblInd w:w="0" w:type="dxa"/>
      <w:tblCellMar>
        <w:top w:w="100" w:type="dxa"/>
        <w:left w:w="100" w:type="dxa"/>
        <w:bottom w:w="100" w:type="dxa"/>
        <w:right w:w="100" w:type="dxa"/>
      </w:tblCellMar>
    </w:tblPr>
  </w:style>
  <w:style w:type="table" w:customStyle="1" w:styleId="af1">
    <w:basedOn w:val="TableNormal"/>
    <w:rsid w:val="00C550A2"/>
    <w:tblPr>
      <w:tblStyleRowBandSize w:val="1"/>
      <w:tblStyleColBandSize w:val="1"/>
      <w:tblInd w:w="0" w:type="dxa"/>
      <w:tblCellMar>
        <w:top w:w="100" w:type="dxa"/>
        <w:left w:w="100" w:type="dxa"/>
        <w:bottom w:w="100" w:type="dxa"/>
        <w:right w:w="100" w:type="dxa"/>
      </w:tblCellMar>
    </w:tblPr>
  </w:style>
  <w:style w:type="table" w:customStyle="1" w:styleId="af2">
    <w:basedOn w:val="TableNormal"/>
    <w:rsid w:val="00C550A2"/>
    <w:tblPr>
      <w:tblStyleRowBandSize w:val="1"/>
      <w:tblStyleColBandSize w:val="1"/>
      <w:tblInd w:w="0" w:type="dxa"/>
      <w:tblCellMar>
        <w:top w:w="100" w:type="dxa"/>
        <w:left w:w="100" w:type="dxa"/>
        <w:bottom w:w="100" w:type="dxa"/>
        <w:right w:w="100" w:type="dxa"/>
      </w:tblCellMar>
    </w:tblPr>
  </w:style>
  <w:style w:type="table" w:customStyle="1" w:styleId="af3">
    <w:basedOn w:val="TableNormal"/>
    <w:rsid w:val="00C550A2"/>
    <w:tblPr>
      <w:tblStyleRowBandSize w:val="1"/>
      <w:tblStyleColBandSize w:val="1"/>
      <w:tblInd w:w="0" w:type="dxa"/>
      <w:tblCellMar>
        <w:top w:w="100" w:type="dxa"/>
        <w:left w:w="100" w:type="dxa"/>
        <w:bottom w:w="100" w:type="dxa"/>
        <w:right w:w="100" w:type="dxa"/>
      </w:tblCellMar>
    </w:tblPr>
  </w:style>
  <w:style w:type="table" w:customStyle="1" w:styleId="af4">
    <w:basedOn w:val="TableNormal"/>
    <w:rsid w:val="00C550A2"/>
    <w:tblPr>
      <w:tblStyleRowBandSize w:val="1"/>
      <w:tblStyleColBandSize w:val="1"/>
      <w:tblInd w:w="0" w:type="dxa"/>
      <w:tblCellMar>
        <w:top w:w="100" w:type="dxa"/>
        <w:left w:w="100" w:type="dxa"/>
        <w:bottom w:w="100" w:type="dxa"/>
        <w:right w:w="100" w:type="dxa"/>
      </w:tblCellMar>
    </w:tblPr>
  </w:style>
  <w:style w:type="table" w:customStyle="1" w:styleId="af5">
    <w:basedOn w:val="TableNormal"/>
    <w:rsid w:val="00C550A2"/>
    <w:tblPr>
      <w:tblStyleRowBandSize w:val="1"/>
      <w:tblStyleColBandSize w:val="1"/>
      <w:tblInd w:w="0" w:type="dxa"/>
      <w:tblCellMar>
        <w:top w:w="100" w:type="dxa"/>
        <w:left w:w="100" w:type="dxa"/>
        <w:bottom w:w="100" w:type="dxa"/>
        <w:right w:w="100" w:type="dxa"/>
      </w:tblCellMar>
    </w:tblPr>
  </w:style>
  <w:style w:type="table" w:customStyle="1" w:styleId="af6">
    <w:basedOn w:val="TableNormal"/>
    <w:rsid w:val="00C550A2"/>
    <w:tblPr>
      <w:tblStyleRowBandSize w:val="1"/>
      <w:tblStyleColBandSize w:val="1"/>
      <w:tblInd w:w="0" w:type="dxa"/>
      <w:tblCellMar>
        <w:top w:w="100" w:type="dxa"/>
        <w:left w:w="100" w:type="dxa"/>
        <w:bottom w:w="100" w:type="dxa"/>
        <w:right w:w="100" w:type="dxa"/>
      </w:tblCellMar>
    </w:tblPr>
  </w:style>
  <w:style w:type="table" w:customStyle="1" w:styleId="af7">
    <w:basedOn w:val="TableNormal"/>
    <w:rsid w:val="00C550A2"/>
    <w:tblPr>
      <w:tblStyleRowBandSize w:val="1"/>
      <w:tblStyleColBandSize w:val="1"/>
      <w:tblInd w:w="0" w:type="dxa"/>
      <w:tblCellMar>
        <w:top w:w="100" w:type="dxa"/>
        <w:left w:w="100" w:type="dxa"/>
        <w:bottom w:w="100" w:type="dxa"/>
        <w:right w:w="100" w:type="dxa"/>
      </w:tblCellMar>
    </w:tblPr>
  </w:style>
  <w:style w:type="table" w:customStyle="1" w:styleId="af8">
    <w:basedOn w:val="TableNormal"/>
    <w:rsid w:val="00C550A2"/>
    <w:tblPr>
      <w:tblStyleRowBandSize w:val="1"/>
      <w:tblStyleColBandSize w:val="1"/>
      <w:tblInd w:w="0" w:type="dxa"/>
      <w:tblCellMar>
        <w:top w:w="100" w:type="dxa"/>
        <w:left w:w="100" w:type="dxa"/>
        <w:bottom w:w="100" w:type="dxa"/>
        <w:right w:w="100" w:type="dxa"/>
      </w:tblCellMar>
    </w:tblPr>
  </w:style>
  <w:style w:type="table" w:customStyle="1" w:styleId="af9">
    <w:basedOn w:val="TableNormal"/>
    <w:rsid w:val="00C550A2"/>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a">
    <w:basedOn w:val="TableNormal"/>
    <w:rsid w:val="00C550A2"/>
    <w:tblPr>
      <w:tblStyleRowBandSize w:val="1"/>
      <w:tblStyleColBandSize w:val="1"/>
      <w:tblInd w:w="0" w:type="dxa"/>
      <w:tblCellMar>
        <w:top w:w="100" w:type="dxa"/>
        <w:left w:w="100" w:type="dxa"/>
        <w:bottom w:w="100" w:type="dxa"/>
        <w:right w:w="100" w:type="dxa"/>
      </w:tblCellMar>
    </w:tblPr>
  </w:style>
  <w:style w:type="table" w:customStyle="1" w:styleId="afb">
    <w:basedOn w:val="TableNormal"/>
    <w:rsid w:val="00C550A2"/>
    <w:tblPr>
      <w:tblStyleRowBandSize w:val="1"/>
      <w:tblStyleColBandSize w:val="1"/>
      <w:tblInd w:w="0" w:type="dxa"/>
      <w:tblCellMar>
        <w:top w:w="100" w:type="dxa"/>
        <w:left w:w="100" w:type="dxa"/>
        <w:bottom w:w="100" w:type="dxa"/>
        <w:right w:w="100" w:type="dxa"/>
      </w:tblCellMar>
    </w:tblPr>
  </w:style>
  <w:style w:type="table" w:customStyle="1" w:styleId="afc">
    <w:basedOn w:val="TableNormal"/>
    <w:rsid w:val="00C550A2"/>
    <w:tblPr>
      <w:tblStyleRowBandSize w:val="1"/>
      <w:tblStyleColBandSize w:val="1"/>
      <w:tblInd w:w="0" w:type="dxa"/>
      <w:tblCellMar>
        <w:top w:w="100" w:type="dxa"/>
        <w:left w:w="100" w:type="dxa"/>
        <w:bottom w:w="100" w:type="dxa"/>
        <w:right w:w="100" w:type="dxa"/>
      </w:tblCellMar>
    </w:tblPr>
  </w:style>
  <w:style w:type="table" w:customStyle="1" w:styleId="afd">
    <w:basedOn w:val="TableNormal"/>
    <w:rsid w:val="00C550A2"/>
    <w:tblPr>
      <w:tblStyleRowBandSize w:val="1"/>
      <w:tblStyleColBandSize w:val="1"/>
      <w:tblInd w:w="0" w:type="dxa"/>
      <w:tblCellMar>
        <w:top w:w="100" w:type="dxa"/>
        <w:left w:w="100" w:type="dxa"/>
        <w:bottom w:w="100" w:type="dxa"/>
        <w:right w:w="100" w:type="dxa"/>
      </w:tblCellMar>
    </w:tblPr>
  </w:style>
  <w:style w:type="table" w:customStyle="1" w:styleId="afe">
    <w:basedOn w:val="TableNormal"/>
    <w:rsid w:val="00C550A2"/>
    <w:tblPr>
      <w:tblStyleRowBandSize w:val="1"/>
      <w:tblStyleColBandSize w:val="1"/>
      <w:tblInd w:w="0" w:type="dxa"/>
      <w:tblCellMar>
        <w:top w:w="100" w:type="dxa"/>
        <w:left w:w="100" w:type="dxa"/>
        <w:bottom w:w="100" w:type="dxa"/>
        <w:right w:w="100" w:type="dxa"/>
      </w:tblCellMar>
    </w:tblPr>
  </w:style>
  <w:style w:type="table" w:customStyle="1" w:styleId="aff">
    <w:basedOn w:val="TableNormal"/>
    <w:rsid w:val="00C550A2"/>
    <w:tblPr>
      <w:tblStyleRowBandSize w:val="1"/>
      <w:tblStyleColBandSize w:val="1"/>
      <w:tblInd w:w="0" w:type="dxa"/>
      <w:tblCellMar>
        <w:top w:w="100" w:type="dxa"/>
        <w:left w:w="100" w:type="dxa"/>
        <w:bottom w:w="100" w:type="dxa"/>
        <w:right w:w="100" w:type="dxa"/>
      </w:tblCellMar>
    </w:tblPr>
  </w:style>
  <w:style w:type="table" w:customStyle="1" w:styleId="aff0">
    <w:basedOn w:val="TableNormal"/>
    <w:rsid w:val="00C550A2"/>
    <w:tblPr>
      <w:tblStyleRowBandSize w:val="1"/>
      <w:tblStyleColBandSize w:val="1"/>
      <w:tblInd w:w="0" w:type="dxa"/>
      <w:tblCellMar>
        <w:top w:w="100" w:type="dxa"/>
        <w:left w:w="100" w:type="dxa"/>
        <w:bottom w:w="100" w:type="dxa"/>
        <w:right w:w="100" w:type="dxa"/>
      </w:tblCellMar>
    </w:tblPr>
  </w:style>
  <w:style w:type="table" w:customStyle="1" w:styleId="aff1">
    <w:basedOn w:val="TableNormal"/>
    <w:rsid w:val="00C550A2"/>
    <w:tblPr>
      <w:tblStyleRowBandSize w:val="1"/>
      <w:tblStyleColBandSize w:val="1"/>
      <w:tblInd w:w="0" w:type="dxa"/>
      <w:tblCellMar>
        <w:top w:w="100" w:type="dxa"/>
        <w:left w:w="100" w:type="dxa"/>
        <w:bottom w:w="100" w:type="dxa"/>
        <w:right w:w="100" w:type="dxa"/>
      </w:tblCellMar>
    </w:tblPr>
  </w:style>
  <w:style w:type="table" w:customStyle="1" w:styleId="aff2">
    <w:basedOn w:val="TableNormal"/>
    <w:rsid w:val="00C550A2"/>
    <w:tblPr>
      <w:tblStyleRowBandSize w:val="1"/>
      <w:tblStyleColBandSize w:val="1"/>
      <w:tblInd w:w="0" w:type="dxa"/>
      <w:tblCellMar>
        <w:top w:w="100" w:type="dxa"/>
        <w:left w:w="100" w:type="dxa"/>
        <w:bottom w:w="100" w:type="dxa"/>
        <w:right w:w="100" w:type="dxa"/>
      </w:tblCellMar>
    </w:tblPr>
  </w:style>
  <w:style w:type="table" w:customStyle="1" w:styleId="aff3">
    <w:basedOn w:val="TableNormal"/>
    <w:rsid w:val="00C550A2"/>
    <w:tblPr>
      <w:tblStyleRowBandSize w:val="1"/>
      <w:tblStyleColBandSize w:val="1"/>
      <w:tblInd w:w="0" w:type="dxa"/>
      <w:tblCellMar>
        <w:top w:w="100" w:type="dxa"/>
        <w:left w:w="100" w:type="dxa"/>
        <w:bottom w:w="100" w:type="dxa"/>
        <w:right w:w="100" w:type="dxa"/>
      </w:tblCellMar>
    </w:tblPr>
  </w:style>
  <w:style w:type="table" w:customStyle="1" w:styleId="aff4">
    <w:basedOn w:val="TableNormal"/>
    <w:rsid w:val="00C550A2"/>
    <w:tblPr>
      <w:tblStyleRowBandSize w:val="1"/>
      <w:tblStyleColBandSize w:val="1"/>
      <w:tblInd w:w="0" w:type="dxa"/>
      <w:tblCellMar>
        <w:top w:w="100" w:type="dxa"/>
        <w:left w:w="100" w:type="dxa"/>
        <w:bottom w:w="100" w:type="dxa"/>
        <w:right w:w="100" w:type="dxa"/>
      </w:tblCellMar>
    </w:tblPr>
  </w:style>
  <w:style w:type="table" w:customStyle="1" w:styleId="aff5">
    <w:basedOn w:val="TableNormal"/>
    <w:rsid w:val="00C550A2"/>
    <w:tblPr>
      <w:tblStyleRowBandSize w:val="1"/>
      <w:tblStyleColBandSize w:val="1"/>
      <w:tblInd w:w="0" w:type="dxa"/>
      <w:tblCellMar>
        <w:top w:w="100" w:type="dxa"/>
        <w:left w:w="100" w:type="dxa"/>
        <w:bottom w:w="100" w:type="dxa"/>
        <w:right w:w="100" w:type="dxa"/>
      </w:tblCellMar>
    </w:tblPr>
  </w:style>
  <w:style w:type="table" w:customStyle="1" w:styleId="aff6">
    <w:basedOn w:val="TableNormal"/>
    <w:rsid w:val="00C550A2"/>
    <w:tblPr>
      <w:tblStyleRowBandSize w:val="1"/>
      <w:tblStyleColBandSize w:val="1"/>
      <w:tblInd w:w="0" w:type="dxa"/>
      <w:tblCellMar>
        <w:top w:w="100" w:type="dxa"/>
        <w:left w:w="100" w:type="dxa"/>
        <w:bottom w:w="100" w:type="dxa"/>
        <w:right w:w="100" w:type="dxa"/>
      </w:tblCellMar>
    </w:tblPr>
  </w:style>
  <w:style w:type="table" w:customStyle="1" w:styleId="aff7">
    <w:basedOn w:val="TableNormal"/>
    <w:rsid w:val="00C550A2"/>
    <w:tblPr>
      <w:tblStyleRowBandSize w:val="1"/>
      <w:tblStyleColBandSize w:val="1"/>
      <w:tblInd w:w="0" w:type="dxa"/>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4F79F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79F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27</Pages>
  <Words>2229</Words>
  <Characters>12710</Characters>
  <Application>Microsoft Office Word</Application>
  <DocSecurity>0</DocSecurity>
  <Lines>105</Lines>
  <Paragraphs>29</Paragraphs>
  <ScaleCrop>false</ScaleCrop>
  <Company/>
  <LinksUpToDate>false</LinksUpToDate>
  <CharactersWithSpaces>14910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Saad</cp:lastModifiedBy>
  <cp:revision>14</cp:revision>
  <dcterms:created xsi:type="dcterms:W3CDTF">2021-02-25T16:43:00Z</dcterms:created>
  <dcterms:modified xsi:type="dcterms:W3CDTF">2021-02-25T16:54:00Z</dcterms:modified>
</cp:coreProperties>
</file>